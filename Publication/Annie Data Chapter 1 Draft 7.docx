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4E4C9B" w14:textId="77777777" w:rsidR="00DE1332" w:rsidRDefault="00DE1332" w:rsidP="001E4115">
      <w:pPr>
        <w:pStyle w:val="Heading1"/>
        <w:spacing w:line="480" w:lineRule="auto"/>
      </w:pPr>
      <w:bookmarkStart w:id="0" w:name="_Hlk177133695"/>
      <w:bookmarkStart w:id="1" w:name="_Hlk197957828"/>
      <w:bookmarkStart w:id="2" w:name="_Toc198911003"/>
      <w:r>
        <w:t>Abstract</w:t>
      </w:r>
    </w:p>
    <w:p w14:paraId="24DD98EC" w14:textId="36BF9551" w:rsidR="00DE1332" w:rsidRDefault="00DE1332" w:rsidP="001E4115">
      <w:pPr>
        <w:spacing w:before="0" w:beforeAutospacing="0" w:after="160" w:afterAutospacing="0" w:line="480" w:lineRule="auto"/>
      </w:pPr>
      <w:r>
        <w:t>Stick-nest rat (Leporillus) middens provide a rare source of Quaternary ecological data in arid Australia, but most known examples are Holocene-aged, limiting their relevance for understanding Pleistocene ecosystems. This study evaluates whether climate-informed species distribution models (SDMs) can predict the locations of older middens by reconstructing the historical ranges of Leporillus apicalis (extinct) and L. conditor (extant). Ensemble SDMs were developed from historical and subfossil records and hindcasted from 40,000 years ago to the present at 1,000-year intervals. Both species showed southward range shifts following the Last Glacial Maximum but differed in spatial extent and climate responses: L. apicalis exhibited broader thermal tolerance and more continuous east–west habitat, while L. conditor remained more restricted but persisted under lower rainfall. Model predictions were compared with 57 dated midden sites withheld from training. Validation scores were moderate, but spatial clustering of midden locations likely introduced pseudo-absence bias, limiting the interpretability of these metrics. However, midden appearance in each region closely matched the onset of predicted suitability, supporting the reconstructed range shifts. These findings highlight the potential for climate-informed species distribution models to support the discovery of new midden sites by identifying areas where preserved Pleistocene records are more likely to occur.</w:t>
      </w:r>
    </w:p>
    <w:p w14:paraId="335521C0" w14:textId="77777777" w:rsidR="001E4115" w:rsidRDefault="001E4115" w:rsidP="001E4115">
      <w:pPr>
        <w:spacing w:line="480" w:lineRule="auto"/>
      </w:pPr>
      <w:r w:rsidRPr="001E4115">
        <w:rPr>
          <w:b/>
          <w:bCs/>
        </w:rPr>
        <w:t>Key words:</w:t>
      </w:r>
      <w:r>
        <w:t xml:space="preserve"> </w:t>
      </w:r>
      <w:r w:rsidRPr="00D90CBD">
        <w:t xml:space="preserve">Species distribution models, habitat suitability modelling, palaeoenvironment, Quaternary palaeoecology, rodent middens, Pleistocene refugia, arid Australia, Australian Pleistocene, </w:t>
      </w:r>
      <w:r w:rsidRPr="00D90CBD">
        <w:rPr>
          <w:i/>
          <w:iCs/>
        </w:rPr>
        <w:t>Leporillus</w:t>
      </w:r>
      <w:r w:rsidRPr="00D90CBD">
        <w:t>, stick-nest rats</w:t>
      </w:r>
    </w:p>
    <w:p w14:paraId="5E42B27F" w14:textId="77777777" w:rsidR="00DE1332" w:rsidRDefault="00DE1332" w:rsidP="001E4115">
      <w:pPr>
        <w:spacing w:before="0" w:beforeAutospacing="0" w:after="160" w:afterAutospacing="0" w:line="480" w:lineRule="auto"/>
        <w:rPr>
          <w:rFonts w:asciiTheme="majorHAnsi" w:hAnsiTheme="majorHAnsi"/>
          <w:b/>
          <w:bCs/>
          <w:sz w:val="28"/>
          <w:szCs w:val="28"/>
        </w:rPr>
      </w:pPr>
      <w:r>
        <w:br w:type="page"/>
      </w:r>
    </w:p>
    <w:p w14:paraId="7276C759" w14:textId="4435C7E7" w:rsidR="007901B3" w:rsidRPr="00F53B11" w:rsidRDefault="007901B3" w:rsidP="001E4115">
      <w:pPr>
        <w:pStyle w:val="Heading1"/>
        <w:spacing w:line="480" w:lineRule="auto"/>
      </w:pPr>
      <w:r w:rsidRPr="00F53B11">
        <w:lastRenderedPageBreak/>
        <w:t>Introduction</w:t>
      </w:r>
      <w:bookmarkEnd w:id="2"/>
    </w:p>
    <w:p w14:paraId="72DDD51C" w14:textId="6914C911" w:rsidR="009C0658" w:rsidRPr="00F53B11" w:rsidRDefault="007A4CE3" w:rsidP="001E4115">
      <w:pPr>
        <w:spacing w:line="480" w:lineRule="auto"/>
      </w:pPr>
      <w:r w:rsidRPr="00F53B11">
        <w:t xml:space="preserve">The Quaternary </w:t>
      </w:r>
      <w:r w:rsidR="009531BB" w:rsidRPr="00F53B11">
        <w:t>period began</w:t>
      </w:r>
      <w:r w:rsidRPr="00F53B11">
        <w:t xml:space="preserve"> 2.58 million years ago </w:t>
      </w:r>
      <w:r w:rsidR="00E74A3B" w:rsidRPr="00F53B11">
        <w:fldChar w:fldCharType="begin"/>
      </w:r>
      <w:r w:rsidR="00E74A3B" w:rsidRPr="00F53B11">
        <w:instrText xml:space="preserve"> ADDIN EN.CITE &lt;EndNote&gt;&lt;Cite&gt;&lt;Author&gt;Head&lt;/Author&gt;&lt;Year&gt;2019&lt;/Year&gt;&lt;RecNum&gt;550&lt;/RecNum&gt;&lt;DisplayText&gt;(Head, 2019)&lt;/DisplayText&gt;&lt;record&gt;&lt;rec-number&gt;550&lt;/rec-number&gt;&lt;foreign-keys&gt;&lt;key app="EN" db-id="e0wsva0pt9tdf2e2v02v59toar99ttxfrsap" timestamp="1703919848" guid="0aa62ca1-1fa7-4f3d-ac1b-a1d7364252d8"&gt;550&lt;/key&gt;&lt;/foreign-keys&gt;&lt;ref-type name="Journal Article"&gt;17&lt;/ref-type&gt;&lt;contributors&gt;&lt;authors&gt;&lt;author&gt;Head, Martin J&lt;/author&gt;&lt;/authors&gt;&lt;/contributors&gt;&lt;titles&gt;&lt;title&gt;Formal subdivision of the Quaternary System/Period: Present status and future directions&lt;/title&gt;&lt;secondary-title&gt;Quaternary International&lt;/secondary-title&gt;&lt;/titles&gt;&lt;periodical&gt;&lt;full-title&gt;Quaternary International&lt;/full-title&gt;&lt;/periodical&gt;&lt;pages&gt;32-51&lt;/pages&gt;&lt;volume&gt;500&lt;/volume&gt;&lt;dates&gt;&lt;year&gt;2019&lt;/year&gt;&lt;/dates&gt;&lt;isbn&gt;1040-6182&lt;/isbn&gt;&lt;urls&gt;&lt;/urls&gt;&lt;/record&gt;&lt;/Cite&gt;&lt;/EndNote&gt;</w:instrText>
      </w:r>
      <w:r w:rsidR="00E74A3B" w:rsidRPr="00F53B11">
        <w:fldChar w:fldCharType="separate"/>
      </w:r>
      <w:r w:rsidR="00E74A3B" w:rsidRPr="00F53B11">
        <w:rPr>
          <w:noProof/>
        </w:rPr>
        <w:t>(Head, 2019)</w:t>
      </w:r>
      <w:r w:rsidR="00E74A3B" w:rsidRPr="00F53B11">
        <w:fldChar w:fldCharType="end"/>
      </w:r>
      <w:r w:rsidR="00E74A3B" w:rsidRPr="00F53B11">
        <w:t>,</w:t>
      </w:r>
      <w:r w:rsidR="009531BB" w:rsidRPr="00F53B11">
        <w:t xml:space="preserve"> and</w:t>
      </w:r>
      <w:r w:rsidRPr="00F53B11">
        <w:t xml:space="preserve"> is characterised by repeated glaciation cycles lasting approximately 100,000 years</w:t>
      </w:r>
      <w:r w:rsidR="00D80780" w:rsidRPr="00F53B11">
        <w:t xml:space="preserve"> </w:t>
      </w:r>
      <w:r w:rsidR="00D80780" w:rsidRPr="00F53B11">
        <w:fldChar w:fldCharType="begin"/>
      </w:r>
      <w:r w:rsidR="00D80780" w:rsidRPr="00F53B11">
        <w:instrText xml:space="preserve"> ADDIN EN.CITE &lt;EndNote&gt;&lt;Cite&gt;&lt;Author&gt;Elias&lt;/Author&gt;&lt;Year&gt;2013&lt;/Year&gt;&lt;RecNum&gt;1528&lt;/RecNum&gt;&lt;DisplayText&gt;(Elias, 2013; Gibbard &amp;amp; Head, 2020)&lt;/DisplayText&gt;&lt;record&gt;&lt;rec-number&gt;1528&lt;/rec-number&gt;&lt;foreign-keys&gt;&lt;key app="EN" db-id="e0wsva0pt9tdf2e2v02v59toar99ttxfrsap" timestamp="1747022226" guid="a7011f9d-c77c-4358-9f17-cfa7f2599fd4"&gt;1528&lt;/key&gt;&lt;/foreign-keys&gt;&lt;ref-type name="Book"&gt;6&lt;/ref-type&gt;&lt;contributors&gt;&lt;authors&gt;&lt;author&gt;Elias, Scott&lt;/author&gt;&lt;/authors&gt;&lt;/contributors&gt;&lt;titles&gt;&lt;title&gt;Encyclopedia of Quaternary science&lt;/title&gt;&lt;/titles&gt;&lt;dates&gt;&lt;year&gt;2013&lt;/year&gt;&lt;/dates&gt;&lt;publisher&gt;Newnes&lt;/publisher&gt;&lt;isbn&gt;0444536426&lt;/isbn&gt;&lt;urls&gt;&lt;/urls&gt;&lt;/record&gt;&lt;/Cite&gt;&lt;Cite&gt;&lt;Author&gt;Gibbard&lt;/Author&gt;&lt;Year&gt;2020&lt;/Year&gt;&lt;RecNum&gt;1529&lt;/RecNum&gt;&lt;record&gt;&lt;rec-number&gt;1529&lt;/rec-number&gt;&lt;foreign-keys&gt;&lt;key app="EN" db-id="e0wsva0pt9tdf2e2v02v59toar99ttxfrsap" timestamp="1747022254" guid="f867681c-3839-4a3c-b4c2-d0bee3453b3d"&gt;1529&lt;/key&gt;&lt;/foreign-keys&gt;&lt;ref-type name="Book Section"&gt;5&lt;/ref-type&gt;&lt;contributors&gt;&lt;authors&gt;&lt;author&gt;Gibbard, Philip Leonard&lt;/author&gt;&lt;author&gt;Head, MJ&lt;/author&gt;&lt;/authors&gt;&lt;/contributors&gt;&lt;titles&gt;&lt;title&gt;The quaternary period&lt;/title&gt;&lt;secondary-title&gt;Geologic time scale 2020&lt;/secondary-title&gt;&lt;/titles&gt;&lt;pages&gt;1217-1255&lt;/pages&gt;&lt;dates&gt;&lt;year&gt;2020&lt;/year&gt;&lt;/dates&gt;&lt;publisher&gt;Elsevier&lt;/publisher&gt;&lt;urls&gt;&lt;/urls&gt;&lt;/record&gt;&lt;/Cite&gt;&lt;/EndNote&gt;</w:instrText>
      </w:r>
      <w:r w:rsidR="00D80780" w:rsidRPr="00F53B11">
        <w:fldChar w:fldCharType="separate"/>
      </w:r>
      <w:r w:rsidR="00D80780" w:rsidRPr="00F53B11">
        <w:rPr>
          <w:noProof/>
        </w:rPr>
        <w:t>(Elias, 2013; Gibbard &amp; Head, 2020)</w:t>
      </w:r>
      <w:r w:rsidR="00D80780" w:rsidRPr="00F53B11">
        <w:fldChar w:fldCharType="end"/>
      </w:r>
      <w:r w:rsidRPr="00F53B11">
        <w:t>.</w:t>
      </w:r>
      <w:r w:rsidR="009C0658" w:rsidRPr="00F53B11">
        <w:t xml:space="preserve"> </w:t>
      </w:r>
      <w:r w:rsidR="00F81305" w:rsidRPr="00F53B11">
        <w:t>Glacial periods occur when temperatures drop and large volumes of water become trapped in ice sheets, lowering sea levels. In contrast, interglacial periods bring warmer, often wetter conditions and rising sea levels due to glacial melt. These fluctuations have profoundly shaped ecosystems and species distributions, as land is alternately exposed and submerged, driving migrations, isolations, and the creation or loss of habitat</w:t>
      </w:r>
      <w:r w:rsidR="000D524A" w:rsidRPr="00F53B11">
        <w:t xml:space="preserve"> </w:t>
      </w:r>
      <w:r w:rsidR="000D524A" w:rsidRPr="00F53B11">
        <w:fldChar w:fldCharType="begin"/>
      </w:r>
      <w:r w:rsidR="000D524A" w:rsidRPr="00F53B11">
        <w:instrText xml:space="preserve"> ADDIN EN.CITE &lt;EndNote&gt;&lt;Cite&gt;&lt;Author&gt;Elias&lt;/Author&gt;&lt;Year&gt;2013&lt;/Year&gt;&lt;RecNum&gt;1528&lt;/RecNum&gt;&lt;DisplayText&gt;(Elias, 2013)&lt;/DisplayText&gt;&lt;record&gt;&lt;rec-number&gt;1528&lt;/rec-number&gt;&lt;foreign-keys&gt;&lt;key app="EN" db-id="e0wsva0pt9tdf2e2v02v59toar99ttxfrsap" timestamp="1747022226" guid="a7011f9d-c77c-4358-9f17-cfa7f2599fd4"&gt;1528&lt;/key&gt;&lt;/foreign-keys&gt;&lt;ref-type name="Book"&gt;6&lt;/ref-type&gt;&lt;contributors&gt;&lt;authors&gt;&lt;author&gt;Elias, Scott&lt;/author&gt;&lt;/authors&gt;&lt;/contributors&gt;&lt;titles&gt;&lt;title&gt;Encyclopedia of Quaternary science&lt;/title&gt;&lt;/titles&gt;&lt;dates&gt;&lt;year&gt;2013&lt;/year&gt;&lt;/dates&gt;&lt;publisher&gt;Newnes&lt;/publisher&gt;&lt;isbn&gt;0444536426&lt;/isbn&gt;&lt;urls&gt;&lt;/urls&gt;&lt;/record&gt;&lt;/Cite&gt;&lt;/EndNote&gt;</w:instrText>
      </w:r>
      <w:r w:rsidR="000D524A" w:rsidRPr="00F53B11">
        <w:fldChar w:fldCharType="separate"/>
      </w:r>
      <w:r w:rsidR="000D524A" w:rsidRPr="00F53B11">
        <w:rPr>
          <w:noProof/>
        </w:rPr>
        <w:t>(Elias, 2013)</w:t>
      </w:r>
      <w:r w:rsidR="000D524A" w:rsidRPr="00F53B11">
        <w:fldChar w:fldCharType="end"/>
      </w:r>
      <w:r w:rsidR="00F81305" w:rsidRPr="00F53B11">
        <w:t xml:space="preserve">. </w:t>
      </w:r>
    </w:p>
    <w:p w14:paraId="71CE2121" w14:textId="302D6DE9" w:rsidR="000D524A" w:rsidRPr="00F53B11" w:rsidRDefault="000D524A" w:rsidP="001E4115">
      <w:pPr>
        <w:spacing w:before="0" w:beforeAutospacing="0" w:after="160" w:afterAutospacing="0" w:line="480" w:lineRule="auto"/>
      </w:pPr>
      <w:r w:rsidRPr="00F53B11">
        <w:t xml:space="preserve">Glacial periods—and the cooler interstadial phases between them—make up around 85–90% of the Quaternary </w:t>
      </w:r>
      <w:r w:rsidRPr="00F53B11">
        <w:fldChar w:fldCharType="begin"/>
      </w:r>
      <w:r w:rsidRPr="00F53B11">
        <w:instrText xml:space="preserve"> ADDIN EN.CITE &lt;EndNote&gt;&lt;Cite&gt;&lt;Author&gt;Pillans&lt;/Author&gt;&lt;Year&gt;2012&lt;/Year&gt;&lt;RecNum&gt;1531&lt;/RecNum&gt;&lt;DisplayText&gt;(Elias, 2013; Pillans &amp;amp; Gibbard, 2012)&lt;/DisplayText&gt;&lt;record&gt;&lt;rec-number&gt;1531&lt;/rec-number&gt;&lt;foreign-keys&gt;&lt;key app="EN" db-id="e0wsva0pt9tdf2e2v02v59toar99ttxfrsap" timestamp="1747029109" guid="e1252258-ce0a-4d4c-a281-4183b304ba98"&gt;1531&lt;/key&gt;&lt;/foreign-keys&gt;&lt;ref-type name="Book Section"&gt;5&lt;/ref-type&gt;&lt;contributors&gt;&lt;authors&gt;&lt;author&gt;Pillans, Bradley&lt;/author&gt;&lt;author&gt;Gibbard, Phillip&lt;/author&gt;&lt;/authors&gt;&lt;/contributors&gt;&lt;titles&gt;&lt;title&gt;The quaternary period&lt;/title&gt;&lt;secondary-title&gt;The geologic time scale 2012&lt;/secondary-title&gt;&lt;/titles&gt;&lt;dates&gt;&lt;year&gt;2012&lt;/year&gt;&lt;/dates&gt;&lt;publisher&gt;Elsevier&lt;/publisher&gt;&lt;isbn&gt;044459390X&lt;/isbn&gt;&lt;urls&gt;&lt;/urls&gt;&lt;/record&gt;&lt;/Cite&gt;&lt;Cite&gt;&lt;Author&gt;Elias&lt;/Author&gt;&lt;Year&gt;2013&lt;/Year&gt;&lt;RecNum&gt;1528&lt;/RecNum&gt;&lt;record&gt;&lt;rec-number&gt;1528&lt;/rec-number&gt;&lt;foreign-keys&gt;&lt;key app="EN" db-id="e0wsva0pt9tdf2e2v02v59toar99ttxfrsap" timestamp="1747022226" guid="a7011f9d-c77c-4358-9f17-cfa7f2599fd4"&gt;1528&lt;/key&gt;&lt;/foreign-keys&gt;&lt;ref-type name="Book"&gt;6&lt;/ref-type&gt;&lt;contributors&gt;&lt;authors&gt;&lt;author&gt;Elias, Scott&lt;/author&gt;&lt;/authors&gt;&lt;/contributors&gt;&lt;titles&gt;&lt;title&gt;Encyclopedia of Quaternary science&lt;/title&gt;&lt;/titles&gt;&lt;dates&gt;&lt;year&gt;2013&lt;/year&gt;&lt;/dates&gt;&lt;publisher&gt;Newnes&lt;/publisher&gt;&lt;isbn&gt;0444536426&lt;/isbn&gt;&lt;urls&gt;&lt;/urls&gt;&lt;/record&gt;&lt;/Cite&gt;&lt;/EndNote&gt;</w:instrText>
      </w:r>
      <w:r w:rsidRPr="00F53B11">
        <w:fldChar w:fldCharType="separate"/>
      </w:r>
      <w:r w:rsidRPr="00F53B11">
        <w:rPr>
          <w:noProof/>
        </w:rPr>
        <w:t>(Elias, 2013; Pillans &amp; Gibbard, 2012)</w:t>
      </w:r>
      <w:r w:rsidRPr="00F53B11">
        <w:fldChar w:fldCharType="end"/>
      </w:r>
      <w:r w:rsidRPr="00F53B11">
        <w:t xml:space="preserve">. Each glacial cycle includes a long phase of progressive cooling and increasing ice volume, typically culminating in a peak of maximum glaciation (e.g. the LGM at ~21 ka) </w:t>
      </w:r>
      <w:r w:rsidRPr="00F53B11">
        <w:fldChar w:fldCharType="begin"/>
      </w:r>
      <w:r w:rsidRPr="00F53B11">
        <w:instrText xml:space="preserve"> ADDIN EN.CITE &lt;EndNote&gt;&lt;Cite&gt;&lt;Author&gt;Clark&lt;/Author&gt;&lt;Year&gt;2009&lt;/Year&gt;&lt;RecNum&gt;1532&lt;/RecNum&gt;&lt;DisplayText&gt;(Clark et al., 2009)&lt;/DisplayText&gt;&lt;record&gt;&lt;rec-number&gt;1532&lt;/rec-number&gt;&lt;foreign-keys&gt;&lt;key app="EN" db-id="e0wsva0pt9tdf2e2v02v59toar99ttxfrsap" timestamp="1747029186" guid="8d77eb9c-2f1c-42bb-a520-0ea1f242b78d"&gt;1532&lt;/key&gt;&lt;/foreign-keys&gt;&lt;ref-type name="Journal Article"&gt;17&lt;/ref-type&gt;&lt;contributors&gt;&lt;authors&gt;&lt;author&gt;Clark, Peter U&lt;/author&gt;&lt;author&gt;Dyke, Arthur S&lt;/author&gt;&lt;author&gt;Shakun, Jeremy D&lt;/author&gt;&lt;author&gt;Carlson, Anders E&lt;/author&gt;&lt;author&gt;Clark, Jorie&lt;/author&gt;&lt;author&gt;Wohlfarth, Barbara&lt;/author&gt;&lt;author&gt;Mitrovica, Jerry X&lt;/author&gt;&lt;author&gt;Hostetler, Steven W&lt;/author&gt;&lt;author&gt;McCabe, A Marshall&lt;/author&gt;&lt;/authors&gt;&lt;/contributors&gt;&lt;titles&gt;&lt;title&gt;The last glacial maximum&lt;/title&gt;&lt;secondary-title&gt;science&lt;/secondary-title&gt;&lt;/titles&gt;&lt;periodical&gt;&lt;full-title&gt;Science&lt;/full-title&gt;&lt;/periodical&gt;&lt;pages&gt;710-714&lt;/pages&gt;&lt;volume&gt;325&lt;/volume&gt;&lt;number&gt;5941&lt;/number&gt;&lt;dates&gt;&lt;year&gt;2009&lt;/year&gt;&lt;/dates&gt;&lt;isbn&gt;0036-8075&lt;/isbn&gt;&lt;urls&gt;&lt;/urls&gt;&lt;/record&gt;&lt;/Cite&gt;&lt;/EndNote&gt;</w:instrText>
      </w:r>
      <w:r w:rsidRPr="00F53B11">
        <w:fldChar w:fldCharType="separate"/>
      </w:r>
      <w:r w:rsidRPr="00F53B11">
        <w:rPr>
          <w:noProof/>
        </w:rPr>
        <w:t>(Clark et al., 2009)</w:t>
      </w:r>
      <w:r w:rsidRPr="00F53B11">
        <w:fldChar w:fldCharType="end"/>
      </w:r>
      <w:r w:rsidRPr="00F53B11">
        <w:t xml:space="preserve">, followed by a relatively brief interglacial </w:t>
      </w:r>
      <w:r w:rsidRPr="00F53B11">
        <w:fldChar w:fldCharType="begin"/>
      </w:r>
      <w:r w:rsidRPr="00F53B11">
        <w:instrText xml:space="preserve"> ADDIN EN.CITE &lt;EndNote&gt;&lt;Cite&gt;&lt;Author&gt;Lisiecki&lt;/Author&gt;&lt;Year&gt;2005&lt;/Year&gt;&lt;RecNum&gt;1533&lt;/RecNum&gt;&lt;DisplayText&gt;(Lisiecki &amp;amp; Raymo, 2005)&lt;/DisplayText&gt;&lt;record&gt;&lt;rec-number&gt;1533&lt;/rec-number&gt;&lt;foreign-keys&gt;&lt;key app="EN" db-id="e0wsva0pt9tdf2e2v02v59toar99ttxfrsap" timestamp="1747029229" guid="7e890deb-db0b-4ee3-aa11-ff82eb30d5de"&gt;1533&lt;/key&gt;&lt;/foreign-keys&gt;&lt;ref-type name="Journal Article"&gt;17&lt;/ref-type&gt;&lt;contributors&gt;&lt;authors&gt;&lt;author&gt;Lisiecki, Lorraine E&lt;/author&gt;&lt;author&gt;Raymo, Maureen E&lt;/author&gt;&lt;/authors&gt;&lt;/contributors&gt;&lt;titles&gt;&lt;title&gt;A Pliocene</w:instrText>
      </w:r>
      <w:r w:rsidRPr="00F53B11">
        <w:rPr>
          <w:rFonts w:ascii="Cambria Math" w:hAnsi="Cambria Math" w:cs="Cambria Math"/>
        </w:rPr>
        <w:instrText>‐</w:instrText>
      </w:r>
      <w:r w:rsidRPr="00F53B11">
        <w:instrText xml:space="preserve">Pleistocene stack of 57 globally distributed benthic </w:instrText>
      </w:r>
      <w:r w:rsidRPr="00F53B11">
        <w:rPr>
          <w:rFonts w:ascii="Aptos" w:hAnsi="Aptos" w:cs="Aptos"/>
        </w:rPr>
        <w:instrText>δ</w:instrText>
      </w:r>
      <w:r w:rsidRPr="00F53B11">
        <w:instrText>18O records&lt;/title&gt;&lt;secondary-title&gt;Paleoceanography&lt;/secondary-title&gt;&lt;/titles&gt;&lt;periodical&gt;&lt;full-title&gt;Paleoceanography&lt;/full-title&gt;&lt;/periodical&gt;&lt;volume&gt;20&lt;/volume&gt;&lt;number&gt;1&lt;/number&gt;&lt;dates&gt;&lt;year&gt;2005&lt;/year&gt;&lt;/dates&gt;&lt;isbn&gt;0883-8305&lt;/isbn&gt;&lt;urls&gt;&lt;/urls&gt;&lt;/record&gt;&lt;/Cite&gt;&lt;/EndNote&gt;</w:instrText>
      </w:r>
      <w:r w:rsidRPr="00F53B11">
        <w:fldChar w:fldCharType="separate"/>
      </w:r>
      <w:r w:rsidRPr="00F53B11">
        <w:rPr>
          <w:noProof/>
        </w:rPr>
        <w:t>(Lisiecki &amp; Raymo, 2005)</w:t>
      </w:r>
      <w:r w:rsidRPr="00F53B11">
        <w:fldChar w:fldCharType="end"/>
      </w:r>
      <w:r w:rsidRPr="00F53B11">
        <w:t xml:space="preserve">. Interglacial periods such as the Holocene represent only 10–15% of each cycle and may produce ecological communities that are unrepresentative of long-term Quaternary conditions </w:t>
      </w:r>
      <w:r w:rsidRPr="00F53B11">
        <w:fldChar w:fldCharType="begin"/>
      </w:r>
      <w:r w:rsidRPr="00F53B11">
        <w:instrText xml:space="preserve"> ADDIN EN.CITE &lt;EndNote&gt;&lt;Cite&gt;&lt;Author&gt;Hope&lt;/Author&gt;&lt;Year&gt;1994&lt;/Year&gt;&lt;RecNum&gt;558&lt;/RecNum&gt;&lt;DisplayText&gt;(Hope, 1994)&lt;/DisplayText&gt;&lt;record&gt;&lt;rec-number&gt;558&lt;/rec-number&gt;&lt;foreign-keys&gt;&lt;key app="EN" db-id="e0wsva0pt9tdf2e2v02v59toar99ttxfrsap" timestamp="1703919848" guid="67515e33-f096-46aa-b88c-640d9905c094"&gt;558&lt;/key&gt;&lt;/foreign-keys&gt;&lt;ref-type name="Generic"&gt;13&lt;/ref-type&gt;&lt;contributors&gt;&lt;authors&gt;&lt;author&gt;Hope, GS&lt;/author&gt;&lt;/authors&gt;&lt;/contributors&gt;&lt;titles&gt;&lt;title&gt;Quaternary vegetation. In ‘History of the Australian Vegetation: Cretaceous to Recent’.(Ed. RS Hill.) pp. 368–389&lt;/title&gt;&lt;/titles&gt;&lt;dates&gt;&lt;year&gt;1994&lt;/year&gt;&lt;/dates&gt;&lt;publisher&gt;Cambridge University Press: Cambridge&lt;/publisher&gt;&lt;urls&gt;&lt;/urls&gt;&lt;/record&gt;&lt;/Cite&gt;&lt;/EndNote&gt;</w:instrText>
      </w:r>
      <w:r w:rsidRPr="00F53B11">
        <w:fldChar w:fldCharType="separate"/>
      </w:r>
      <w:r w:rsidRPr="00F53B11">
        <w:rPr>
          <w:noProof/>
        </w:rPr>
        <w:t>(Hope, 1994)</w:t>
      </w:r>
      <w:r w:rsidRPr="00F53B11">
        <w:fldChar w:fldCharType="end"/>
      </w:r>
      <w:r w:rsidRPr="00F53B11">
        <w:t>.</w:t>
      </w:r>
    </w:p>
    <w:p w14:paraId="0BD9E4EE" w14:textId="5B0E4343" w:rsidR="000D524A" w:rsidRPr="00F53B11" w:rsidRDefault="000D524A" w:rsidP="001E4115">
      <w:pPr>
        <w:spacing w:before="0" w:beforeAutospacing="0" w:after="160" w:afterAutospacing="0" w:line="480" w:lineRule="auto"/>
      </w:pPr>
      <w:r w:rsidRPr="00F53B11">
        <w:t xml:space="preserve">Although interglacials can appear more hospitable, they occur within a broader climatic context dominated by cold, dry glacial phases. All surviving Quaternary organisms have persisted under these prevailing conditions, but not all preferred them. Some cold- or arid-adapted species (e.g. woolly mammoth, Leporillus) likely thrived during </w:t>
      </w:r>
      <w:proofErr w:type="spellStart"/>
      <w:r w:rsidRPr="00F53B11">
        <w:t>glacials</w:t>
      </w:r>
      <w:proofErr w:type="spellEnd"/>
      <w:r w:rsidRPr="00F53B11">
        <w:t xml:space="preserve"> and contracted toward polar or alpine refugia during interglacials </w:t>
      </w:r>
      <w:r w:rsidRPr="00F53B11">
        <w:fldChar w:fldCharType="begin"/>
      </w:r>
      <w:r w:rsidRPr="00F53B11">
        <w:instrText xml:space="preserve"> ADDIN EN.CITE &lt;EndNote&gt;&lt;Cite&gt;&lt;Author&gt;Graham&lt;/Author&gt;&lt;Year&gt;1990&lt;/Year&gt;&lt;RecNum&gt;1530&lt;/RecNum&gt;&lt;DisplayText&gt;(Graham &amp;amp; Grimm, 1990; Van Devender &amp;amp; Spaulding, 1979)&lt;/DisplayText&gt;&lt;record&gt;&lt;rec-number&gt;1530&lt;/rec-number&gt;&lt;foreign-keys&gt;&lt;key app="EN" db-id="e0wsva0pt9tdf2e2v02v59toar99ttxfrsap" timestamp="1747028811" guid="ca6b7342-a605-4eb9-aab5-ee825d76dff7"&gt;1530&lt;/key&gt;&lt;/foreign-keys&gt;&lt;ref-type name="Journal Article"&gt;17&lt;/ref-type&gt;&lt;contributors&gt;&lt;authors&gt;&lt;author&gt;Graham, Russell W&lt;/author&gt;&lt;author&gt;Grimm, Eric C&lt;/author&gt;&lt;/authors&gt;&lt;/contributors&gt;&lt;titles&gt;&lt;title&gt;Effects of global climate change on the patterns of terrestrial biological communities&lt;/title&gt;&lt;secondary-title&gt;Trends in Ecology &amp;amp; Evolution&lt;/secondary-title&gt;&lt;/titles&gt;&lt;periodical&gt;&lt;full-title&gt;Trends in Ecology &amp;amp; Evolution&lt;/full-title&gt;&lt;/periodical&gt;&lt;pages&gt;289-292&lt;/pages&gt;&lt;volume&gt;5&lt;/volume&gt;&lt;number&gt;9&lt;/number&gt;&lt;dates&gt;&lt;year&gt;1990&lt;/year&gt;&lt;/dates&gt;&lt;isbn&gt;0169-5347&lt;/isbn&gt;&lt;urls&gt;&lt;/urls&gt;&lt;/record&gt;&lt;/Cite&gt;&lt;Cite&gt;&lt;Author&gt;Van Devender&lt;/Author&gt;&lt;Year&gt;1979&lt;/Year&gt;&lt;RecNum&gt;596&lt;/RecNum&gt;&lt;record&gt;&lt;rec-number&gt;596&lt;/rec-number&gt;&lt;foreign-keys&gt;&lt;key app="EN" db-id="e0wsva0pt9tdf2e2v02v59toar99ttxfrsap" timestamp="1703920221" guid="ce06b5e3-c320-4d49-b61c-091cdd5322d6"&gt;596&lt;/key&gt;&lt;/foreign-keys&gt;&lt;ref-type name="Journal Article"&gt;17&lt;/ref-type&gt;&lt;contributors&gt;&lt;authors&gt;&lt;author&gt;Van Devender, Thomas R&lt;/author&gt;&lt;author&gt;Spaulding, W Geoffrey&lt;/author&gt;&lt;/authors&gt;&lt;/contributors&gt;&lt;titles&gt;&lt;title&gt;Development of vegetation and climate in the southwestern United States&lt;/title&gt;&lt;secondary-title&gt;Science&lt;/secondary-title&gt;&lt;/titles&gt;&lt;periodical&gt;&lt;full-title&gt;Science&lt;/full-title&gt;&lt;/periodical&gt;&lt;pages&gt;701-710&lt;/pages&gt;&lt;volume&gt;204&lt;/volume&gt;&lt;number&gt;4394&lt;/number&gt;&lt;dates&gt;&lt;year&gt;1979&lt;/year&gt;&lt;/dates&gt;&lt;isbn&gt;0036-8075&lt;/isbn&gt;&lt;urls&gt;&lt;/urls&gt;&lt;electronic-resource-num&gt;10.1126/science.204.4394.70&lt;/electronic-resource-num&gt;&lt;/record&gt;&lt;/Cite&gt;&lt;/EndNote&gt;</w:instrText>
      </w:r>
      <w:r w:rsidRPr="00F53B11">
        <w:fldChar w:fldCharType="separate"/>
      </w:r>
      <w:r w:rsidRPr="00F53B11">
        <w:rPr>
          <w:noProof/>
        </w:rPr>
        <w:t>(Graham &amp; Grimm, 1990; Van Devender &amp; Spaulding, 1979)</w:t>
      </w:r>
      <w:r w:rsidRPr="00F53B11">
        <w:fldChar w:fldCharType="end"/>
      </w:r>
      <w:r w:rsidRPr="00F53B11">
        <w:t xml:space="preserve">. Others—particularly forest-dependent taxa and ecosystems—survived by retreating into refugia during glacial phases and expanding during warmer intervals </w:t>
      </w:r>
      <w:r w:rsidRPr="00F53B11">
        <w:fldChar w:fldCharType="begin"/>
      </w:r>
      <w:r w:rsidRPr="00F53B11">
        <w:instrText xml:space="preserve"> ADDIN EN.CITE &lt;EndNote&gt;&lt;Cite&gt;&lt;Author&gt;Hope&lt;/Author&gt;&lt;Year&gt;1994&lt;/Year&gt;&lt;RecNum&gt;558&lt;/RecNum&gt;&lt;DisplayText&gt;(Hope, 1994)&lt;/DisplayText&gt;&lt;record&gt;&lt;rec-number&gt;558&lt;/rec-number&gt;&lt;foreign-keys&gt;&lt;key app="EN" db-id="e0wsva0pt9tdf2e2v02v59toar99ttxfrsap" timestamp="1703919848" guid="67515e33-f096-46aa-b88c-640d9905c094"&gt;558&lt;/key&gt;&lt;/foreign-keys&gt;&lt;ref-type name="Generic"&gt;13&lt;/ref-type&gt;&lt;contributors&gt;&lt;authors&gt;&lt;author&gt;Hope, GS&lt;/author&gt;&lt;/authors&gt;&lt;/contributors&gt;&lt;titles&gt;&lt;title&gt;Quaternary vegetation. In ‘History of the Australian Vegetation: Cretaceous to Recent’.(Ed. RS Hill.) pp. 368–389&lt;/title&gt;&lt;/titles&gt;&lt;dates&gt;&lt;year&gt;1994&lt;/year&gt;&lt;/dates&gt;&lt;publisher&gt;Cambridge University Press: Cambridge&lt;/publisher&gt;&lt;urls&gt;&lt;/urls&gt;&lt;/record&gt;&lt;/Cite&gt;&lt;/EndNote&gt;</w:instrText>
      </w:r>
      <w:r w:rsidRPr="00F53B11">
        <w:fldChar w:fldCharType="separate"/>
      </w:r>
      <w:r w:rsidRPr="00F53B11">
        <w:rPr>
          <w:noProof/>
        </w:rPr>
        <w:t>(Hope, 1994)</w:t>
      </w:r>
      <w:r w:rsidRPr="00F53B11">
        <w:fldChar w:fldCharType="end"/>
      </w:r>
      <w:r w:rsidRPr="00F53B11">
        <w:t>.</w:t>
      </w:r>
    </w:p>
    <w:p w14:paraId="41304545" w14:textId="77777777" w:rsidR="000D524A" w:rsidRPr="00F53B11" w:rsidRDefault="000D524A" w:rsidP="001E4115">
      <w:pPr>
        <w:spacing w:before="0" w:beforeAutospacing="0" w:after="160" w:afterAutospacing="0" w:line="480" w:lineRule="auto"/>
      </w:pPr>
      <w:r w:rsidRPr="00F53B11">
        <w:lastRenderedPageBreak/>
        <w:t>These shifting dynamics of contraction and expansion helped shape the biodiversity and biogeographical patterns observed today. However, because most palaeoecological data in Australia come from the recent past, our understanding of Quaternary ecosystems is largely informed by conditions during the current interglacial. As a result, perspectives on species distributions and ecological processes may be skewed toward what are, in a broader context, atypical climatic conditions (Hope, 1994; Van Devender et al., 1987a). Untangling the drivers of even relatively recent ecological change remains challenging, particularly when these baseline assumptions are shaped by such a narrow climatic window.</w:t>
      </w:r>
    </w:p>
    <w:p w14:paraId="6D2F124E" w14:textId="4F6B42AA" w:rsidR="009859E2" w:rsidRPr="00F53B11" w:rsidDel="00F53B11" w:rsidRDefault="009859E2" w:rsidP="001E4115">
      <w:pPr>
        <w:spacing w:line="480" w:lineRule="auto"/>
        <w:rPr>
          <w:del w:id="3" w:author="Annie Kraehe" w:date="2025-05-19T17:05:00Z" w16du:dateUtc="2025-05-19T07:35:00Z"/>
        </w:rPr>
      </w:pPr>
    </w:p>
    <w:p w14:paraId="22B626AF" w14:textId="0371FAB3" w:rsidR="00C67B8C" w:rsidRPr="00F53B11" w:rsidRDefault="000D524A" w:rsidP="001E4115">
      <w:pPr>
        <w:spacing w:line="480" w:lineRule="auto"/>
      </w:pPr>
      <w:r w:rsidRPr="00F53B11">
        <w:t>This interglacial bias is particularly limiting when trying to understand ecological transitions that occurred during colder phases of the Quaternary.</w:t>
      </w:r>
      <w:r w:rsidR="00F81305" w:rsidRPr="00F53B11">
        <w:t xml:space="preserve"> </w:t>
      </w:r>
      <w:r w:rsidR="00C67B8C" w:rsidRPr="00F53B11">
        <w:t xml:space="preserve">In the lead-up to the Last Glacial Maximum (LGM) around 21,000 years ago, falling sea levels had already connected Australia, New Guinea, and nearby islands into the greater Sahul landmass </w:t>
      </w:r>
      <w:r w:rsidR="004A0817" w:rsidRPr="00F53B11">
        <w:fldChar w:fldCharType="begin">
          <w:fldData xml:space="preserve">PEVuZE5vdGU+PENpdGU+PEF1dGhvcj5CaXJkPC9BdXRob3I+PFllYXI+MjAxOTwvWWVhcj48UmVj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</w:fldData>
        </w:fldChar>
      </w:r>
      <w:r w:rsidR="00D80780" w:rsidRPr="00F53B11">
        <w:instrText xml:space="preserve"> ADDIN EN.CITE </w:instrText>
      </w:r>
      <w:r w:rsidR="00D80780" w:rsidRPr="00F53B11">
        <w:fldChar w:fldCharType="begin">
          <w:fldData xml:space="preserve">PEVuZE5vdGU+PENpdGU+PEF1dGhvcj5CaXJkPC9BdXRob3I+PFllYXI+MjAxOTwvWWVhcj48UmVj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</w:fldData>
        </w:fldChar>
      </w:r>
      <w:r w:rsidR="00D80780" w:rsidRPr="00F53B11">
        <w:instrText xml:space="preserve"> ADDIN EN.CITE.DATA </w:instrText>
      </w:r>
      <w:r w:rsidR="00D80780" w:rsidRPr="00F53B11">
        <w:fldChar w:fldCharType="end"/>
      </w:r>
      <w:r w:rsidR="004A0817" w:rsidRPr="00F53B11">
        <w:fldChar w:fldCharType="separate"/>
      </w:r>
      <w:r w:rsidR="00D80780" w:rsidRPr="00F53B11">
        <w:rPr>
          <w:noProof/>
        </w:rPr>
        <w:t>(Bird et al., 2019; Bradshaw, Norman, et al., 2021)</w:t>
      </w:r>
      <w:r w:rsidR="004A0817" w:rsidRPr="00F53B11">
        <w:fldChar w:fldCharType="end"/>
      </w:r>
      <w:r w:rsidR="007E1BC6" w:rsidRPr="00F53B11">
        <w:t>.</w:t>
      </w:r>
      <w:r w:rsidR="00C67B8C" w:rsidRPr="00F53B11">
        <w:t xml:space="preserve"> This expansive land bridge facilitated the dispersal of </w:t>
      </w:r>
      <w:r w:rsidRPr="00F53B11">
        <w:t>animals</w:t>
      </w:r>
      <w:r w:rsidR="00C67B8C" w:rsidRPr="00F53B11">
        <w:t xml:space="preserve">, including modern humans, who arrived between approximately 50,000 and 65,000 years ago </w:t>
      </w:r>
      <w:r w:rsidR="007E1BC6" w:rsidRPr="00F53B11">
        <w:fldChar w:fldCharType="begin">
          <w:fldData xml:space="preserve">PEVuZE5vdGU+PENpdGU+PEF1dGhvcj5CcmFkc2hhdzwvQXV0aG9yPjxZZWFyPjIwMTk8L1llYXI+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</w:fldData>
        </w:fldChar>
      </w:r>
      <w:r w:rsidR="00D80780" w:rsidRPr="00F53B11">
        <w:instrText xml:space="preserve"> ADDIN EN.CITE </w:instrText>
      </w:r>
      <w:r w:rsidR="00D80780" w:rsidRPr="00F53B11">
        <w:fldChar w:fldCharType="begin">
          <w:fldData xml:space="preserve">PEVuZE5vdGU+PENpdGU+PEF1dGhvcj5CcmFkc2hhdzwvQXV0aG9yPjxZZWFyPjIwMTk8L1llYXI+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</w:fldData>
        </w:fldChar>
      </w:r>
      <w:r w:rsidR="00D80780" w:rsidRPr="00F53B11">
        <w:instrText xml:space="preserve"> ADDIN EN.CITE.DATA </w:instrText>
      </w:r>
      <w:r w:rsidR="00D80780" w:rsidRPr="00F53B11">
        <w:fldChar w:fldCharType="end"/>
      </w:r>
      <w:r w:rsidR="007E1BC6" w:rsidRPr="00F53B11">
        <w:fldChar w:fldCharType="separate"/>
      </w:r>
      <w:r w:rsidR="00AA19C0" w:rsidRPr="00F53B11">
        <w:rPr>
          <w:noProof/>
        </w:rPr>
        <w:t xml:space="preserve">(Bird </w:t>
      </w:r>
      <w:r w:rsidR="00E80FE8" w:rsidRPr="00F53B11">
        <w:rPr>
          <w:i/>
          <w:noProof/>
        </w:rPr>
        <w:t>et al.</w:t>
      </w:r>
      <w:r w:rsidR="00AA19C0" w:rsidRPr="00F53B11">
        <w:rPr>
          <w:noProof/>
        </w:rPr>
        <w:t xml:space="preserve">, 2019; Bradshaw </w:t>
      </w:r>
      <w:r w:rsidR="00E80FE8" w:rsidRPr="00F53B11">
        <w:rPr>
          <w:i/>
          <w:noProof/>
        </w:rPr>
        <w:t>et al.</w:t>
      </w:r>
      <w:r w:rsidR="00AA19C0" w:rsidRPr="00F53B11">
        <w:rPr>
          <w:noProof/>
        </w:rPr>
        <w:t>, 2019)</w:t>
      </w:r>
      <w:r w:rsidR="007E1BC6" w:rsidRPr="00F53B11">
        <w:fldChar w:fldCharType="end"/>
      </w:r>
      <w:r w:rsidR="00132DE6" w:rsidRPr="00F53B11">
        <w:t>.</w:t>
      </w:r>
      <w:r w:rsidR="00C67B8C" w:rsidRPr="00F53B11">
        <w:t xml:space="preserve"> Not long after humans became established, a widespread extinction event began—peaking around 45,000 to 40,000 years ago—causing the loss of most of the continent’s megafauna </w:t>
      </w:r>
      <w:r w:rsidR="008C2C9B" w:rsidRPr="00F53B11">
        <w:fldChar w:fldCharType="begin">
          <w:fldData xml:space="preserve">PEVuZE5vdGU+PENpdGU+PEF1dGhvcj5TYWx0csOpPC9BdXRob3I+PFllYXI+MjAxNjwvWWVhcj48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</w:fldData>
        </w:fldChar>
      </w:r>
      <w:r w:rsidR="006440AA" w:rsidRPr="00F53B11">
        <w:instrText xml:space="preserve"> ADDIN EN.CITE </w:instrText>
      </w:r>
      <w:r w:rsidR="006440AA" w:rsidRPr="00F53B11">
        <w:fldChar w:fldCharType="begin">
          <w:fldData xml:space="preserve">PEVuZE5vdGU+PENpdGU+PEF1dGhvcj5TYWx0csOpPC9BdXRob3I+PFllYXI+MjAxNjwvWWVhcj48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</w:fldData>
        </w:fldChar>
      </w:r>
      <w:r w:rsidR="006440AA" w:rsidRPr="00F53B11">
        <w:instrText xml:space="preserve"> ADDIN EN.CITE.DATA </w:instrText>
      </w:r>
      <w:r w:rsidR="006440AA" w:rsidRPr="00F53B11">
        <w:fldChar w:fldCharType="end"/>
      </w:r>
      <w:r w:rsidR="008C2C9B" w:rsidRPr="00F53B11">
        <w:fldChar w:fldCharType="separate"/>
      </w:r>
      <w:r w:rsidR="006440AA" w:rsidRPr="00F53B11">
        <w:rPr>
          <w:noProof/>
        </w:rPr>
        <w:t xml:space="preserve">(Rule </w:t>
      </w:r>
      <w:r w:rsidR="00E80FE8" w:rsidRPr="00F53B11">
        <w:rPr>
          <w:i/>
          <w:noProof/>
        </w:rPr>
        <w:t>et al.</w:t>
      </w:r>
      <w:r w:rsidR="006440AA" w:rsidRPr="00F53B11">
        <w:rPr>
          <w:noProof/>
        </w:rPr>
        <w:t xml:space="preserve">, 2012; Saltré </w:t>
      </w:r>
      <w:r w:rsidR="00E80FE8" w:rsidRPr="00F53B11">
        <w:rPr>
          <w:i/>
          <w:noProof/>
        </w:rPr>
        <w:t>et al.</w:t>
      </w:r>
      <w:r w:rsidR="006440AA" w:rsidRPr="00F53B11">
        <w:rPr>
          <w:noProof/>
        </w:rPr>
        <w:t>, 2016)</w:t>
      </w:r>
      <w:r w:rsidR="008C2C9B" w:rsidRPr="00F53B11">
        <w:fldChar w:fldCharType="end"/>
      </w:r>
      <w:r w:rsidR="00C67B8C" w:rsidRPr="00F53B11">
        <w:t xml:space="preserve">. While these timings are relatively well documented, their root causes remain debated. Some researchers see a strong connection between human activities (such as hunting and deliberate landscape burning) and megafaunal collapse, emphasizing that these extinctions closely follow human arrival </w:t>
      </w:r>
      <w:r w:rsidR="006440AA" w:rsidRPr="00F53B11">
        <w:fldChar w:fldCharType="begin">
          <w:fldData xml:space="preserve">PEVuZE5vdGU+PENpdGU+PEF1dGhvcj5TYWx0csOpPC9BdXRob3I+PFllYXI+MjAxNjwvWWVhcj48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</w:fldData>
        </w:fldChar>
      </w:r>
      <w:r w:rsidR="006440AA" w:rsidRPr="00F53B11">
        <w:instrText xml:space="preserve"> ADDIN EN.CITE </w:instrText>
      </w:r>
      <w:r w:rsidR="006440AA" w:rsidRPr="00F53B11">
        <w:fldChar w:fldCharType="begin">
          <w:fldData xml:space="preserve">PEVuZE5vdGU+PENpdGU+PEF1dGhvcj5TYWx0csOpPC9BdXRob3I+PFllYXI+MjAxNjwvWWVhcj48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</w:fldData>
        </w:fldChar>
      </w:r>
      <w:r w:rsidR="006440AA" w:rsidRPr="00F53B11">
        <w:instrText xml:space="preserve"> ADDIN EN.CITE.DATA </w:instrText>
      </w:r>
      <w:r w:rsidR="006440AA" w:rsidRPr="00F53B11">
        <w:fldChar w:fldCharType="end"/>
      </w:r>
      <w:r w:rsidR="006440AA" w:rsidRPr="00F53B11">
        <w:fldChar w:fldCharType="separate"/>
      </w:r>
      <w:r w:rsidR="006440AA" w:rsidRPr="00F53B11">
        <w:rPr>
          <w:noProof/>
        </w:rPr>
        <w:t xml:space="preserve">(Saltré </w:t>
      </w:r>
      <w:r w:rsidR="00E80FE8" w:rsidRPr="00F53B11">
        <w:rPr>
          <w:i/>
          <w:noProof/>
        </w:rPr>
        <w:t>et al.</w:t>
      </w:r>
      <w:r w:rsidR="006440AA" w:rsidRPr="00F53B11">
        <w:rPr>
          <w:noProof/>
        </w:rPr>
        <w:t>, 2016)</w:t>
      </w:r>
      <w:r w:rsidR="006440AA" w:rsidRPr="00F53B11">
        <w:fldChar w:fldCharType="end"/>
      </w:r>
      <w:r w:rsidR="006440AA" w:rsidRPr="00F53B11">
        <w:t>.</w:t>
      </w:r>
      <w:r w:rsidR="00C67B8C" w:rsidRPr="00F53B11">
        <w:t>Others argue that range contraction and extinction are also characteristic of glacial periods, leaving open the possibility that extreme climate variability was at least partly responsible</w:t>
      </w:r>
      <w:r w:rsidR="00630B77" w:rsidRPr="00F53B11">
        <w:t xml:space="preserve"> </w:t>
      </w:r>
      <w:r w:rsidR="00E42DFB" w:rsidRPr="00F53B11">
        <w:fldChar w:fldCharType="begin"/>
      </w:r>
      <w:r w:rsidR="00D80780" w:rsidRPr="00F53B11">
        <w:instrText xml:space="preserve"> ADDIN EN.CITE &lt;EndNote&gt;&lt;Cite&gt;&lt;Author&gt;Bradshaw&lt;/Author&gt;&lt;Year&gt;2021&lt;/Year&gt;&lt;RecNum&gt;1281&lt;/RecNum&gt;&lt;DisplayText&gt;(Bradshaw, Johnson, et al., 2021)&lt;/DisplayText&gt;&lt;record&gt;&lt;rec-number&gt;1281&lt;/rec-number&gt;&lt;foreign-keys&gt;&lt;key app="EN" db-id="e0wsva0pt9tdf2e2v02v59toar99ttxfrsap" timestamp="1738302983" guid="0bbe0e25-13cd-4f2d-85a8-4350a99ef00c"&gt;1281&lt;/key&gt;&lt;/foreign-keys&gt;&lt;ref-type name="Journal Article"&gt;17&lt;/ref-type&gt;&lt;contributors&gt;&lt;authors&gt;&lt;author&gt;Bradshaw, Corey&lt;/author&gt;&lt;author&gt;Johnson, Christopher N&lt;/author&gt;&lt;author&gt;Llewelyn, John&lt;/author&gt;&lt;author&gt;Weisbecker, Vera&lt;/author&gt;&lt;author&gt;Strona, Giovanni&lt;/author&gt;&lt;author&gt;Saltré, Frédérik&lt;/author&gt;&lt;/authors&gt;&lt;/contributors&gt;&lt;titles&gt;&lt;title&gt;Relative demographic susceptibility does not explain the extinction chronology of Sahul’s megafauna&lt;/title&gt;&lt;secondary-title&gt;Elife&lt;/secondary-title&gt;&lt;/titles&gt;&lt;periodical&gt;&lt;full-title&gt;Elife&lt;/full-title&gt;&lt;/periodical&gt;&lt;pages&gt;e63870&lt;/pages&gt;&lt;volume&gt;10&lt;/volume&gt;&lt;dates&gt;&lt;year&gt;2021&lt;/year&gt;&lt;/dates&gt;&lt;isbn&gt;2050-084X&lt;/isbn&gt;&lt;urls&gt;&lt;/urls&gt;&lt;/record&gt;&lt;/Cite&gt;&lt;/EndNote&gt;</w:instrText>
      </w:r>
      <w:r w:rsidR="00E42DFB" w:rsidRPr="00F53B11">
        <w:fldChar w:fldCharType="separate"/>
      </w:r>
      <w:r w:rsidR="00D80780" w:rsidRPr="00F53B11">
        <w:rPr>
          <w:noProof/>
        </w:rPr>
        <w:t>(Bradshaw, Johnson, et al., 2021)</w:t>
      </w:r>
      <w:r w:rsidR="00E42DFB" w:rsidRPr="00F53B11">
        <w:fldChar w:fldCharType="end"/>
      </w:r>
      <w:r w:rsidR="00C67B8C" w:rsidRPr="00F53B11">
        <w:t>.</w:t>
      </w:r>
    </w:p>
    <w:p w14:paraId="2EFC7B4F" w14:textId="34C4E0B0" w:rsidR="006B449E" w:rsidRPr="00F53B11" w:rsidRDefault="00C67B8C" w:rsidP="001E4115">
      <w:pPr>
        <w:spacing w:line="480" w:lineRule="auto"/>
      </w:pPr>
      <w:r w:rsidRPr="00F53B11">
        <w:t xml:space="preserve">One particularly contentious point is the role of fire in shaping vegetation and driving megafaunal declines. Some contend that human-lit fires radically altered habitats, hastening </w:t>
      </w:r>
      <w:r w:rsidRPr="00F53B11">
        <w:lastRenderedPageBreak/>
        <w:t xml:space="preserve">species loss; others counter that increased fire activity may instead have been a downstream effect of losing large herbivores, as uneaten plant material built up and </w:t>
      </w:r>
      <w:r w:rsidR="00E44DD4" w:rsidRPr="00F53B11">
        <w:t>fuelled</w:t>
      </w:r>
      <w:r w:rsidRPr="00F53B11">
        <w:t xml:space="preserve"> more intense burns </w:t>
      </w:r>
      <w:r w:rsidR="0009746D" w:rsidRPr="00F53B11">
        <w:fldChar w:fldCharType="begin">
          <w:fldData xml:space="preserve">PEVuZE5vdGU+PENpdGU+PEF1dGhvcj5Kb2huc29uPC9BdXRob3I+PFllYXI+MjAwOTwvWWVhcj48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</w:fldData>
        </w:fldChar>
      </w:r>
      <w:r w:rsidR="00E44DD4" w:rsidRPr="00F53B11">
        <w:instrText xml:space="preserve"> ADDIN EN.CITE </w:instrText>
      </w:r>
      <w:r w:rsidR="00E44DD4" w:rsidRPr="00F53B11">
        <w:fldChar w:fldCharType="begin">
          <w:fldData xml:space="preserve">PEVuZE5vdGU+PENpdGU+PEF1dGhvcj5Kb2huc29uPC9BdXRob3I+PFllYXI+MjAwOTwvWWVhcj48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</w:fldData>
        </w:fldChar>
      </w:r>
      <w:r w:rsidR="00E44DD4" w:rsidRPr="00F53B11">
        <w:instrText xml:space="preserve"> ADDIN EN.CITE.DATA </w:instrText>
      </w:r>
      <w:r w:rsidR="00E44DD4" w:rsidRPr="00F53B11">
        <w:fldChar w:fldCharType="end"/>
      </w:r>
      <w:r w:rsidR="0009746D" w:rsidRPr="00F53B11">
        <w:fldChar w:fldCharType="separate"/>
      </w:r>
      <w:r w:rsidR="00E44DD4" w:rsidRPr="00F53B11">
        <w:rPr>
          <w:noProof/>
        </w:rPr>
        <w:t xml:space="preserve">(Johnson, 2009; Johnson </w:t>
      </w:r>
      <w:r w:rsidR="00E80FE8" w:rsidRPr="00F53B11">
        <w:rPr>
          <w:i/>
          <w:noProof/>
        </w:rPr>
        <w:t>et al.</w:t>
      </w:r>
      <w:r w:rsidR="00E44DD4" w:rsidRPr="00F53B11">
        <w:rPr>
          <w:noProof/>
        </w:rPr>
        <w:t xml:space="preserve">, 2018; Rule </w:t>
      </w:r>
      <w:r w:rsidR="00E80FE8" w:rsidRPr="00F53B11">
        <w:rPr>
          <w:i/>
          <w:noProof/>
        </w:rPr>
        <w:t>et al.</w:t>
      </w:r>
      <w:r w:rsidR="00E44DD4" w:rsidRPr="00F53B11">
        <w:rPr>
          <w:noProof/>
        </w:rPr>
        <w:t>, 2012)</w:t>
      </w:r>
      <w:r w:rsidR="0009746D" w:rsidRPr="00F53B11">
        <w:fldChar w:fldCharType="end"/>
      </w:r>
      <w:r w:rsidR="00E44DD4" w:rsidRPr="00F53B11">
        <w:t>.</w:t>
      </w:r>
      <w:r w:rsidRPr="00F53B11">
        <w:t xml:space="preserve"> Given these overlapping factors—climate fluctuations, human hunting, and changes in fire regimes—it remains challenging to disentangle the precise mechanisms that pushed many of Australia’s largest animals to extinction. </w:t>
      </w:r>
    </w:p>
    <w:p w14:paraId="1C4E79FB" w14:textId="429911CC" w:rsidR="00026960" w:rsidRPr="00F53B11" w:rsidRDefault="00110EFB" w:rsidP="001E4115">
      <w:pPr>
        <w:spacing w:line="480" w:lineRule="auto"/>
      </w:pPr>
      <w:r w:rsidRPr="00F53B11">
        <w:t xml:space="preserve">Our limited understanding of these events is partly due to the scarcity of fossil evidence. Fossils, which form the basis of most palaeoecological data, only develop under specific conditions, such as rapid burial in permanent waterbodies </w:t>
      </w:r>
      <w:r w:rsidRPr="00F53B11">
        <w:fldChar w:fldCharType="begin">
          <w:fldData xml:space="preserve">PEVuZE5vdGU+PENpdGU+PEF1dGhvcj5CaXJrczwvQXV0aG9yPjxZZWFyPjIwMDE8L1llYXI+PFJl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==
</w:fldData>
        </w:fldChar>
      </w:r>
      <w:r w:rsidRPr="00F53B11">
        <w:instrText xml:space="preserve"> ADDIN EN.CITE </w:instrText>
      </w:r>
      <w:r w:rsidRPr="00F53B11">
        <w:fldChar w:fldCharType="begin">
          <w:fldData xml:space="preserve">PEVuZE5vdGU+PENpdGU+PEF1dGhvcj5CaXJrczwvQXV0aG9yPjxZZWFyPjIwMDE8L1llYXI+PFJl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==
</w:fldData>
        </w:fldChar>
      </w:r>
      <w:r w:rsidRPr="00F53B11">
        <w:instrText xml:space="preserve"> ADDIN EN.CITE.DATA </w:instrText>
      </w:r>
      <w:r w:rsidRPr="00F53B11">
        <w:fldChar w:fldCharType="end"/>
      </w:r>
      <w:r w:rsidRPr="00F53B11">
        <w:fldChar w:fldCharType="separate"/>
      </w:r>
      <w:r w:rsidRPr="00F53B11">
        <w:rPr>
          <w:noProof/>
        </w:rPr>
        <w:t>(Birks, 2001; Christophel &amp; Lys, 1986; Gastaldo &amp; Demko, 2011)</w:t>
      </w:r>
      <w:r w:rsidRPr="00F53B11">
        <w:fldChar w:fldCharType="end"/>
      </w:r>
      <w:r w:rsidRPr="00F53B11">
        <w:t xml:space="preserve">. However, such conditions are rare in arid and semi-arid regions, which make up 70% of Australia's land area, restricting the availability of data needed to fully comprehend these events. This challenge is particularly pronounced for plant fossils </w:t>
      </w:r>
      <w:r w:rsidRPr="00F53B11">
        <w:fldChar w:fldCharType="begin"/>
      </w:r>
      <w:r w:rsidRPr="00F53B11">
        <w:instrText xml:space="preserve"> ADDIN EN.CITE &lt;EndNote&gt;&lt;Cite&gt;&lt;Author&gt;Gastaldo&lt;/Author&gt;&lt;Year&gt;2011&lt;/Year&gt;&lt;RecNum&gt;547&lt;/RecNum&gt;&lt;DisplayText&gt;(Gastaldo &amp;amp; Demko, 2011; Spicer, 1991)&lt;/DisplayText&gt;&lt;record&gt;&lt;rec-number&gt;547&lt;/rec-number&gt;&lt;foreign-keys&gt;&lt;key app="EN" db-id="e0wsva0pt9tdf2e2v02v59toar99ttxfrsap" timestamp="1703919848" guid="f10e3183-4e43-43a1-896d-7a6d44101fcd"&gt;547&lt;/key&gt;&lt;/foreign-keys&gt;&lt;ref-type name="Journal Article"&gt;17&lt;/ref-type&gt;&lt;contributors&gt;&lt;authors&gt;&lt;author&gt;Gastaldo, Robert A&lt;/author&gt;&lt;author&gt;Demko, Timothy M&lt;/author&gt;&lt;/authors&gt;&lt;/contributors&gt;&lt;titles&gt;&lt;title&gt;The relationship between continental landscape evolution and the plant-fossil record: long term hydrologic controls on preservation&lt;/title&gt;&lt;secondary-title&gt;Taphonomy: Process and bias through time&lt;/secondary-title&gt;&lt;/titles&gt;&lt;periodical&gt;&lt;full-title&gt;Taphonomy: Process and bias through time&lt;/full-title&gt;&lt;/periodical&gt;&lt;pages&gt;249-285&lt;/pages&gt;&lt;dates&gt;&lt;year&gt;2011&lt;/year&gt;&lt;/dates&gt;&lt;isbn&gt;9048186420&lt;/isbn&gt;&lt;urls&gt;&lt;/urls&gt;&lt;/record&gt;&lt;/Cite&gt;&lt;Cite&gt;&lt;Author&gt;Spicer&lt;/Author&gt;&lt;Year&gt;1991&lt;/Year&gt;&lt;RecNum&gt;1197&lt;/RecNum&gt;&lt;record&gt;&lt;rec-number&gt;1197&lt;/rec-number&gt;&lt;foreign-keys&gt;&lt;key app="EN" db-id="e0wsva0pt9tdf2e2v02v59toar99ttxfrsap" timestamp="1705994048" guid="afae9ad2-ed61-4567-ade1-1ef0046011ed"&gt;1197&lt;/key&gt;&lt;/foreign-keys&gt;&lt;ref-type name="Book Section"&gt;5&lt;/ref-type&gt;&lt;contributors&gt;&lt;authors&gt;&lt;author&gt;Spicer, Robert A&lt;/author&gt;&lt;/authors&gt;&lt;/contributors&gt;&lt;titles&gt;&lt;title&gt;Plant taphonomic processes&lt;/title&gt;&lt;secondary-title&gt;Taphonomy: releasing the data locked in the fossil record&lt;/secondary-title&gt;&lt;/titles&gt;&lt;periodical&gt;&lt;full-title&gt;Taphonomy: releasing the data locked in the fossil record&lt;/full-title&gt;&lt;/periodical&gt;&lt;pages&gt;71-113&lt;/pages&gt;&lt;volume&gt;9&lt;/volume&gt;&lt;section&gt;three&lt;/section&gt;&lt;dates&gt;&lt;year&gt;1991&lt;/year&gt;&lt;/dates&gt;&lt;urls&gt;&lt;/urls&gt;&lt;/record&gt;&lt;/Cite&gt;&lt;/EndNote&gt;</w:instrText>
      </w:r>
      <w:r w:rsidRPr="00F53B11">
        <w:fldChar w:fldCharType="separate"/>
      </w:r>
      <w:r w:rsidRPr="00F53B11">
        <w:rPr>
          <w:noProof/>
        </w:rPr>
        <w:t>(Gastaldo &amp; Demko, 2011; Spicer, 1991)</w:t>
      </w:r>
      <w:r w:rsidRPr="00F53B11">
        <w:fldChar w:fldCharType="end"/>
      </w:r>
      <w:r w:rsidR="00026960" w:rsidRPr="00F53B11">
        <w:t>.</w:t>
      </w:r>
    </w:p>
    <w:p w14:paraId="3A7E3D56" w14:textId="0CD4FD87" w:rsidR="00026960" w:rsidRPr="00F53B11" w:rsidRDefault="000D524A" w:rsidP="001E4115">
      <w:pPr>
        <w:spacing w:line="480" w:lineRule="auto"/>
      </w:pPr>
      <w:r w:rsidRPr="00F53B11">
        <w:t>Pollen records are a key source of information for reconstructing past vegetation, particularly in temperate and tropical regions where preservation conditions are favourable</w:t>
      </w:r>
      <w:r w:rsidR="008960A0" w:rsidRPr="00F53B11">
        <w:t xml:space="preserve"> </w:t>
      </w:r>
      <w:r w:rsidR="008960A0" w:rsidRPr="00F53B11">
        <w:fldChar w:fldCharType="begin"/>
      </w:r>
      <w:r w:rsidR="008960A0" w:rsidRPr="00F53B11">
        <w:instrText xml:space="preserve"> ADDIN EN.CITE &lt;EndNote&gt;&lt;Cite&gt;&lt;Author&gt;Scaife&lt;/Author&gt;&lt;Year&gt;1998&lt;/Year&gt;&lt;RecNum&gt;1535&lt;/RecNum&gt;&lt;DisplayText&gt;(Faegri &amp;amp; Iversen, 1975; Scaife, 1998)&lt;/DisplayText&gt;&lt;record&gt;&lt;rec-number&gt;1535&lt;/rec-number&gt;&lt;foreign-keys&gt;&lt;key app="EN" db-id="e0wsva0pt9tdf2e2v02v59toar99ttxfrsap" timestamp="1747029916" guid="88ff8f49-4e80-4793-b3af-0437b8489015"&gt;1535&lt;/key&gt;&lt;/foreign-keys&gt;&lt;ref-type name="Journal Article"&gt;17&lt;/ref-type&gt;&lt;contributors&gt;&lt;authors&gt;&lt;author&gt;Scaife, R&lt;/author&gt;&lt;/authors&gt;&lt;/contributors&gt;&lt;titles&gt;&lt;title&gt;Pollen analysis&lt;/title&gt;&lt;/titles&gt;&lt;dates&gt;&lt;year&gt;1998&lt;/year&gt;&lt;/dates&gt;&lt;urls&gt;&lt;/urls&gt;&lt;/record&gt;&lt;/Cite&gt;&lt;Cite&gt;&lt;Author&gt;Faegri&lt;/Author&gt;&lt;Year&gt;1975&lt;/Year&gt;&lt;RecNum&gt;1534&lt;/RecNum&gt;&lt;record&gt;&lt;rec-number&gt;1534&lt;/rec-number&gt;&lt;foreign-keys&gt;&lt;key app="EN" db-id="e0wsva0pt9tdf2e2v02v59toar99ttxfrsap" timestamp="1747029894" guid="a1b6d9be-12be-4899-a43c-7148742cd463"&gt;1534&lt;/key&gt;&lt;/foreign-keys&gt;&lt;ref-type name="Journal Article"&gt;17&lt;/ref-type&gt;&lt;contributors&gt;&lt;authors&gt;&lt;author&gt;Faegri, K&lt;/author&gt;&lt;author&gt;Iversen, J&lt;/author&gt;&lt;/authors&gt;&lt;/contributors&gt;&lt;titles&gt;&lt;title&gt;Textbook of pollen analysis&lt;/title&gt;&lt;/titles&gt;&lt;dates&gt;&lt;year&gt;1975&lt;/year&gt;&lt;/dates&gt;&lt;urls&gt;&lt;/urls&gt;&lt;/record&gt;&lt;/Cite&gt;&lt;/EndNote&gt;</w:instrText>
      </w:r>
      <w:r w:rsidR="008960A0" w:rsidRPr="00F53B11">
        <w:fldChar w:fldCharType="separate"/>
      </w:r>
      <w:r w:rsidR="008960A0" w:rsidRPr="00F53B11">
        <w:rPr>
          <w:noProof/>
        </w:rPr>
        <w:t>(Faegri &amp; Iversen, 1975; Scaife, 1998)</w:t>
      </w:r>
      <w:r w:rsidR="008960A0" w:rsidRPr="00F53B11">
        <w:fldChar w:fldCharType="end"/>
      </w:r>
      <w:r w:rsidRPr="00F53B11">
        <w:t xml:space="preserve">. Ideal conditions for pollen preservation include permanently wet, low-energy, and anaerobic environments—such as lakes, swamps, and certain marine sediments. In arid regions, such environments are rare or episodic. Even large interior lakes often undergo repeated cycles of wetting and drying, which limit stratigraphic continuity. Deflation and reworking of surface sediments further compromise pollen integrity, as grains are subjected to multiple episodes of transport and redeposition, reducing temporal resolution and interpretive reliability </w:t>
      </w:r>
      <w:r w:rsidR="008960A0" w:rsidRPr="00F53B11">
        <w:fldChar w:fldCharType="begin"/>
      </w:r>
      <w:r w:rsidR="008960A0" w:rsidRPr="00F53B11">
        <w:instrText xml:space="preserve"> ADDIN EN.CITE &lt;EndNote&gt;&lt;Cite&gt;&lt;Author&gt;Juggins&lt;/Author&gt;&lt;Year&gt;2012&lt;/Year&gt;&lt;RecNum&gt;1536&lt;/RecNum&gt;&lt;DisplayText&gt;(Betancourt &amp;amp; Van Devender, 1981; Juggins &amp;amp; Birks, 2012)&lt;/DisplayText&gt;&lt;record&gt;&lt;rec-number&gt;1536&lt;/rec-number&gt;&lt;foreign-keys&gt;&lt;key app="EN" db-id="e0wsva0pt9tdf2e2v02v59toar99ttxfrsap" timestamp="1747029954" guid="c61f6471-6192-4ae9-b77a-6f25f0761593"&gt;1536&lt;/key&gt;&lt;/foreign-keys&gt;&lt;ref-type name="Journal Article"&gt;17&lt;/ref-type&gt;&lt;contributors&gt;&lt;authors&gt;&lt;author&gt;Juggins, Steve&lt;/author&gt;&lt;author&gt;Birks, H John B&lt;/author&gt;&lt;/authors&gt;&lt;/contributors&gt;&lt;titles&gt;&lt;title&gt;Quantitative environmental reconstructions from biological data&lt;/title&gt;&lt;secondary-title&gt;Tracking environmental change using lake sediments: Data handling and numerical techniques&lt;/secondary-title&gt;&lt;/titles&gt;&lt;periodical&gt;&lt;full-title&gt;Tracking environmental change using lake sediments: Data handling and numerical techniques&lt;/full-title&gt;&lt;/periodical&gt;&lt;pages&gt;431-494&lt;/pages&gt;&lt;dates&gt;&lt;year&gt;2012&lt;/year&gt;&lt;/dates&gt;&lt;isbn&gt;9400727445&lt;/isbn&gt;&lt;urls&gt;&lt;/urls&gt;&lt;/record&gt;&lt;/Cite&gt;&lt;Cite&gt;&lt;Author&gt;Betancourt&lt;/Author&gt;&lt;Year&gt;1981&lt;/Year&gt;&lt;RecNum&gt;531&lt;/RecNum&gt;&lt;record&gt;&lt;rec-number&gt;531&lt;/rec-number&gt;&lt;foreign-keys&gt;&lt;key app="EN" db-id="e0wsva0pt9tdf2e2v02v59toar99ttxfrsap" timestamp="1703919848" guid="5a719fb8-a6d3-486b-b1c8-bf8350c9baac"&gt;531&lt;/key&gt;&lt;/foreign-keys&gt;&lt;ref-type name="Journal Article"&gt;17&lt;/ref-type&gt;&lt;contributors&gt;&lt;authors&gt;&lt;author&gt;Betancourt, Julio L&lt;/author&gt;&lt;author&gt;Van Devender, Thomas R&lt;/author&gt;&lt;/authors&gt;&lt;/contributors&gt;&lt;titles&gt;&lt;title&gt;Holocene vegetation in Chaco Canyon, New Mexico&lt;/title&gt;&lt;secondary-title&gt;Science&lt;/secondary-title&gt;&lt;/titles&gt;&lt;periodical&gt;&lt;full-title&gt;Science&lt;/full-title&gt;&lt;/periodical&gt;&lt;pages&gt;656-658&lt;/pages&gt;&lt;volume&gt;214&lt;/volume&gt;&lt;number&gt;4521&lt;/number&gt;&lt;dates&gt;&lt;year&gt;1981&lt;/year&gt;&lt;/dates&gt;&lt;isbn&gt;0036-8075&lt;/isbn&gt;&lt;urls&gt;&lt;/urls&gt;&lt;/record&gt;&lt;/Cite&gt;&lt;/EndNote&gt;</w:instrText>
      </w:r>
      <w:r w:rsidR="008960A0" w:rsidRPr="00F53B11">
        <w:fldChar w:fldCharType="separate"/>
      </w:r>
      <w:r w:rsidR="008960A0" w:rsidRPr="00F53B11">
        <w:rPr>
          <w:noProof/>
        </w:rPr>
        <w:t>(Betancourt &amp; Van Devender, 1981; Juggins &amp; Birks, 2012)</w:t>
      </w:r>
      <w:r w:rsidR="008960A0" w:rsidRPr="00F53B11">
        <w:fldChar w:fldCharType="end"/>
      </w:r>
      <w:r w:rsidR="008960A0" w:rsidRPr="00F53B11">
        <w:t>.</w:t>
      </w:r>
    </w:p>
    <w:p w14:paraId="17FBDB48" w14:textId="7D71D7BE" w:rsidR="00B91F73" w:rsidRPr="00F53B11" w:rsidRDefault="00110EFB" w:rsidP="001E4115">
      <w:pPr>
        <w:spacing w:line="480" w:lineRule="auto"/>
      </w:pPr>
      <w:r w:rsidRPr="00F53B11">
        <w:t xml:space="preserve">The absence of preserved plant </w:t>
      </w:r>
      <w:r w:rsidR="00026960" w:rsidRPr="00F53B11">
        <w:t>f</w:t>
      </w:r>
      <w:r w:rsidRPr="00F53B11">
        <w:t xml:space="preserve">ossils </w:t>
      </w:r>
      <w:r w:rsidR="00446712" w:rsidRPr="00F53B11">
        <w:t xml:space="preserve">in arid environments </w:t>
      </w:r>
      <w:r w:rsidRPr="00F53B11">
        <w:t xml:space="preserve">limits our ability to understand changes in vegetation, which are crucial for unravelling the cause and effect of past ecosystem </w:t>
      </w:r>
      <w:r w:rsidRPr="00F53B11">
        <w:lastRenderedPageBreak/>
        <w:t xml:space="preserve">shifts. As primary producers, plants form the foundation of bottom-up trophic interactions, directly determining the types and abundances of species that an ecosystem can support by providing the food and habitat that sustain herbivores and, in turn, the predators that rely on them. Simultaneously, top-down trophic pressures, such as herbivory, shape the structure and function of plant communities by influencing species composition, vegetation density, and recruitment. This is especially true in the case of megaherbivores, whose impacts on ecosystems are well-documented in extant species like elephants in Africa and may have had parallels in Australia with species such as the 2-tonne Diprotodon </w:t>
      </w:r>
      <w:r w:rsidRPr="00F53B11">
        <w:fldChar w:fldCharType="begin"/>
      </w:r>
      <w:r w:rsidR="00E85EAB" w:rsidRPr="00F53B11">
        <w:instrText xml:space="preserve"> ADDIN EN.CITE &lt;EndNote&gt;&lt;Cite&gt;&lt;Author&gt;Johnson&lt;/Author&gt;&lt;Year&gt;2009&lt;/Year&gt;&lt;RecNum&gt;1285&lt;/RecNum&gt;&lt;DisplayText&gt;(Johnson, 2009)&lt;/DisplayText&gt;&lt;record&gt;&lt;rec-number&gt;1285&lt;/rec-number&gt;&lt;foreign-keys&gt;&lt;key app="EN" db-id="e0wsva0pt9tdf2e2v02v59toar99ttxfrsap" timestamp="1738307163" guid="cc069bfa-17b7-4749-a20f-e4b9a461f84b"&gt;1285&lt;/key&gt;&lt;/foreign-keys&gt;&lt;ref-type name="Journal Article"&gt;17&lt;/ref-type&gt;&lt;contributors&gt;&lt;authors&gt;&lt;author&gt;Johnson, Christopher N&lt;/author&gt;&lt;/authors&gt;&lt;/contributors&gt;&lt;titles&gt;&lt;title&gt;Ecological consequences of Late Quaternary extinctions of megafauna&lt;/title&gt;&lt;secondary-title&gt;Proceedings of the Royal Society B: Biological Sciences&lt;/secondary-title&gt;&lt;/titles&gt;&lt;periodical&gt;&lt;full-title&gt;Proceedings of the Royal Society B: Biological Sciences&lt;/full-title&gt;&lt;/periodical&gt;&lt;pages&gt;2509-2519&lt;/pages&gt;&lt;volume&gt;276&lt;/volume&gt;&lt;number&gt;1667&lt;/number&gt;&lt;dates&gt;&lt;year&gt;2009&lt;/year&gt;&lt;/dates&gt;&lt;isbn&gt;0962-8452&lt;/isbn&gt;&lt;urls&gt;&lt;/urls&gt;&lt;/record&gt;&lt;/Cite&gt;&lt;/EndNote&gt;</w:instrText>
      </w:r>
      <w:r w:rsidRPr="00F53B11">
        <w:fldChar w:fldCharType="separate"/>
      </w:r>
      <w:r w:rsidRPr="00F53B11">
        <w:rPr>
          <w:noProof/>
        </w:rPr>
        <w:t>(Johnson, 2009)</w:t>
      </w:r>
      <w:r w:rsidRPr="00F53B11">
        <w:fldChar w:fldCharType="end"/>
      </w:r>
      <w:r w:rsidRPr="00F53B11">
        <w:t>.</w:t>
      </w:r>
    </w:p>
    <w:p w14:paraId="239D13FC" w14:textId="1323D3CB" w:rsidR="00DD16AF" w:rsidRPr="00F53B11" w:rsidRDefault="00446712" w:rsidP="001E4115">
      <w:pPr>
        <w:spacing w:line="480" w:lineRule="auto"/>
      </w:pPr>
      <w:bookmarkStart w:id="4" w:name="_Hlk177141103"/>
      <w:r w:rsidRPr="00F53B11">
        <w:t xml:space="preserve">Gaps </w:t>
      </w:r>
      <w:r w:rsidR="00F31EBA" w:rsidRPr="00F53B11">
        <w:t xml:space="preserve">in the fossil record </w:t>
      </w:r>
      <w:r w:rsidRPr="00F53B11">
        <w:t xml:space="preserve">are </w:t>
      </w:r>
      <w:r w:rsidR="00F31EBA" w:rsidRPr="00F53B11">
        <w:t xml:space="preserve">a common problem in </w:t>
      </w:r>
      <w:r w:rsidRPr="00F53B11">
        <w:t xml:space="preserve">arid </w:t>
      </w:r>
      <w:r w:rsidR="00F31EBA" w:rsidRPr="00F53B11">
        <w:t xml:space="preserve">regions across the globe. </w:t>
      </w:r>
      <w:r w:rsidR="008A2989" w:rsidRPr="00F53B11">
        <w:t xml:space="preserve">However, one unexpected solution emerged through the analysis of plant macrofossils preserved in sub-fossilised rodent middens, particularly those produced by the genus </w:t>
      </w:r>
      <w:r w:rsidR="008A2989" w:rsidRPr="00F53B11">
        <w:rPr>
          <w:i/>
          <w:iCs/>
        </w:rPr>
        <w:t xml:space="preserve">Neotoma </w:t>
      </w:r>
      <w:r w:rsidR="00BE68D5" w:rsidRPr="00F53B11">
        <w:fldChar w:fldCharType="begin"/>
      </w:r>
      <w:r w:rsidR="00BE68D5" w:rsidRPr="00F53B11">
        <w:instrText xml:space="preserve"> ADDIN EN.CITE &lt;EndNote&gt;&lt;Cite&gt;&lt;Author&gt;Wells&lt;/Author&gt;&lt;Year&gt;1964&lt;/Year&gt;&lt;RecNum&gt;588&lt;/RecNum&gt;&lt;DisplayText&gt;(Wells &amp;amp; Jorgensen, 1964)&lt;/DisplayText&gt;&lt;record&gt;&lt;rec-number&gt;588&lt;/rec-number&gt;&lt;foreign-keys&gt;&lt;key app="EN" db-id="e0wsva0pt9tdf2e2v02v59toar99ttxfrsap" timestamp="1703919848" guid="d1e00a8b-d3b9-4566-9433-d27a35c5ea13"&gt;588&lt;/key&gt;&lt;/foreign-keys&gt;&lt;ref-type name="Journal Article"&gt;17&lt;/ref-type&gt;&lt;contributors&gt;&lt;authors&gt;&lt;author&gt;Wells, Philip V&lt;/author&gt;&lt;author&gt;Jorgensen, Clive D&lt;/author&gt;&lt;/authors&gt;&lt;/contributors&gt;&lt;titles&gt;&lt;title&gt;Pleistocene wood rat middens and climatic change in Mohave Desert: a record of juniper woodlands&lt;/title&gt;&lt;secondary-title&gt;Science&lt;/secondary-title&gt;&lt;/titles&gt;&lt;periodical&gt;&lt;full-title&gt;Science&lt;/full-title&gt;&lt;/periodical&gt;&lt;pages&gt;1171-1174&lt;/pages&gt;&lt;volume&gt;143&lt;/volume&gt;&lt;number&gt;3611&lt;/number&gt;&lt;dates&gt;&lt;year&gt;1964&lt;/year&gt;&lt;/dates&gt;&lt;isbn&gt;0036-8075&lt;/isbn&gt;&lt;urls&gt;&lt;/urls&gt;&lt;/record&gt;&lt;/Cite&gt;&lt;/EndNote&gt;</w:instrText>
      </w:r>
      <w:r w:rsidR="00BE68D5" w:rsidRPr="00F53B11">
        <w:fldChar w:fldCharType="separate"/>
      </w:r>
      <w:r w:rsidR="00BE68D5" w:rsidRPr="00F53B11">
        <w:rPr>
          <w:noProof/>
        </w:rPr>
        <w:t>(Wells &amp; Jorgensen, 1964)</w:t>
      </w:r>
      <w:r w:rsidR="00BE68D5" w:rsidRPr="00F53B11">
        <w:fldChar w:fldCharType="end"/>
      </w:r>
      <w:r w:rsidR="00BE68D5" w:rsidRPr="00F53B11">
        <w:t>.</w:t>
      </w:r>
      <w:r w:rsidRPr="00F53B11">
        <w:t xml:space="preserve"> </w:t>
      </w:r>
      <w:r w:rsidR="00F31EBA" w:rsidRPr="00F53B11">
        <w:t>A rodent midden is a refuse pile that certain rodents build, often over many generations. These piles typically contain plant materials, seeds, bones, faeces, and other debris. Over time, the rodents' urine crystallises into a substance known as amberat, helping to preserve the midden and its contents for millennia</w:t>
      </w:r>
      <w:r w:rsidR="00BE68D5" w:rsidRPr="00F53B11">
        <w:t xml:space="preserve"> </w:t>
      </w:r>
      <w:r w:rsidR="00BE68D5" w:rsidRPr="00F53B11">
        <w:fldChar w:fldCharType="begin"/>
      </w:r>
      <w:r w:rsidR="00BE68D5" w:rsidRPr="00F53B11">
        <w:instrText xml:space="preserve"> ADDIN EN.CITE &lt;EndNote&gt;&lt;Cite&gt;&lt;Author&gt;Betancourt&lt;/Author&gt;&lt;Year&gt;1990&lt;/Year&gt;&lt;RecNum&gt;532&lt;/RecNum&gt;&lt;DisplayText&gt;(Betancourt et al., 1990)&lt;/DisplayText&gt;&lt;record&gt;&lt;rec-number&gt;532&lt;/rec-number&gt;&lt;foreign-keys&gt;&lt;key app="EN" db-id="e0wsva0pt9tdf2e2v02v59toar99ttxfrsap" timestamp="1703919848" guid="a2a041f3-7cdb-4205-940e-3768bef60ba3"&gt;532&lt;/key&gt;&lt;/foreign-keys&gt;&lt;ref-type name="Book"&gt;6&lt;/ref-type&gt;&lt;contributors&gt;&lt;authors&gt;&lt;author&gt;Betancourt, Julio L&lt;/author&gt;&lt;author&gt;Van Devender, Thomas R&lt;/author&gt;&lt;author&gt;Martin, Paul Schultz&lt;/author&gt;&lt;/authors&gt;&lt;/contributors&gt;&lt;titles&gt;&lt;title&gt;Packrat middens: the last 40,000 years of biotic change&lt;/title&gt;&lt;/titles&gt;&lt;dates&gt;&lt;year&gt;1990&lt;/year&gt;&lt;/dates&gt;&lt;pub-location&gt;Tucson&lt;/pub-location&gt;&lt;publisher&gt;University of Arizona Press&lt;/publisher&gt;&lt;isbn&gt;0816511152&lt;/isbn&gt;&lt;urls&gt;&lt;/urls&gt;&lt;/record&gt;&lt;/Cite&gt;&lt;/EndNote&gt;</w:instrText>
      </w:r>
      <w:r w:rsidR="00BE68D5" w:rsidRPr="00F53B11">
        <w:fldChar w:fldCharType="separate"/>
      </w:r>
      <w:r w:rsidR="00BE68D5" w:rsidRPr="00F53B11">
        <w:rPr>
          <w:noProof/>
        </w:rPr>
        <w:t xml:space="preserve">(Betancourt </w:t>
      </w:r>
      <w:r w:rsidR="00E80FE8" w:rsidRPr="00F53B11">
        <w:rPr>
          <w:i/>
          <w:noProof/>
        </w:rPr>
        <w:t>et al.</w:t>
      </w:r>
      <w:r w:rsidR="00BE68D5" w:rsidRPr="00F53B11">
        <w:rPr>
          <w:noProof/>
        </w:rPr>
        <w:t>, 1990)</w:t>
      </w:r>
      <w:r w:rsidR="00BE68D5" w:rsidRPr="00F53B11">
        <w:fldChar w:fldCharType="end"/>
      </w:r>
      <w:r w:rsidR="00F31EBA" w:rsidRPr="00F53B11">
        <w:t xml:space="preserve">. </w:t>
      </w:r>
      <w:r w:rsidR="00C1607A" w:rsidRPr="00F53B11">
        <w:t xml:space="preserve">In arid regions, these preserved materials allow researchers to reconstruct past vegetation, faunal communities, and climate shifts. </w:t>
      </w:r>
      <w:r w:rsidR="00F31EBA" w:rsidRPr="00F53B11">
        <w:t xml:space="preserve">The study of </w:t>
      </w:r>
      <w:r w:rsidR="00F31EBA" w:rsidRPr="00F53B11">
        <w:rPr>
          <w:i/>
          <w:iCs/>
        </w:rPr>
        <w:t>Neotoma</w:t>
      </w:r>
      <w:r w:rsidR="00F31EBA" w:rsidRPr="00F53B11">
        <w:t xml:space="preserve"> middens has become the primary source of Quaternary palaeobotanical data for the American southwest </w:t>
      </w:r>
      <w:r w:rsidR="006A1797" w:rsidRPr="00F53B11">
        <w:fldChar w:fldCharType="begin">
          <w:fldData xml:space="preserve">PEVuZE5vdGU+PENpdGU+PEF1dGhvcj5CZXRhbmNvdXJ0PC9BdXRob3I+PFllYXI+MjAwNDwvWWVh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</w:fldData>
        </w:fldChar>
      </w:r>
      <w:r w:rsidR="006A1797" w:rsidRPr="00F53B11">
        <w:instrText xml:space="preserve"> ADDIN EN.CITE </w:instrText>
      </w:r>
      <w:r w:rsidR="006A1797" w:rsidRPr="00F53B11">
        <w:fldChar w:fldCharType="begin">
          <w:fldData xml:space="preserve">PEVuZE5vdGU+PENpdGU+PEF1dGhvcj5CZXRhbmNvdXJ0PC9BdXRob3I+PFllYXI+MjAwNDwvWWVh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</w:fldData>
        </w:fldChar>
      </w:r>
      <w:r w:rsidR="006A1797" w:rsidRPr="00F53B11">
        <w:instrText xml:space="preserve"> ADDIN EN.CITE.DATA </w:instrText>
      </w:r>
      <w:r w:rsidR="006A1797" w:rsidRPr="00F53B11">
        <w:fldChar w:fldCharType="end"/>
      </w:r>
      <w:r w:rsidR="006A1797" w:rsidRPr="00F53B11">
        <w:fldChar w:fldCharType="separate"/>
      </w:r>
      <w:r w:rsidR="006A1797" w:rsidRPr="00F53B11">
        <w:rPr>
          <w:noProof/>
        </w:rPr>
        <w:t>(Betancourt, 2004; Betancourt, 1987; Betancourt et al., 1990; Lanner et al., 1998; Lesser &amp; Jackson, 2011; Lyford et al., 2004)</w:t>
      </w:r>
      <w:r w:rsidR="006A1797" w:rsidRPr="00F53B11">
        <w:fldChar w:fldCharType="end"/>
      </w:r>
    </w:p>
    <w:p w14:paraId="1363EB3D" w14:textId="77777777" w:rsidR="008960A0" w:rsidRPr="00F53B11" w:rsidRDefault="00F31EBA" w:rsidP="001E4115">
      <w:pPr>
        <w:spacing w:line="480" w:lineRule="auto"/>
      </w:pPr>
      <w:r w:rsidRPr="00F53B11">
        <w:t xml:space="preserve">Following the success of </w:t>
      </w:r>
      <w:r w:rsidRPr="00F53B11">
        <w:rPr>
          <w:i/>
          <w:iCs/>
        </w:rPr>
        <w:t>Neotoma</w:t>
      </w:r>
      <w:r w:rsidRPr="00F53B11">
        <w:t xml:space="preserve"> midden studies, other regions </w:t>
      </w:r>
      <w:r w:rsidR="004B5259" w:rsidRPr="00F53B11">
        <w:t xml:space="preserve">such as </w:t>
      </w:r>
      <w:r w:rsidRPr="00F53B11">
        <w:t>Australia</w:t>
      </w:r>
      <w:r w:rsidR="008960A0" w:rsidRPr="00F53B11">
        <w:t>, China and South Africa</w:t>
      </w:r>
      <w:r w:rsidR="004B5259" w:rsidRPr="00F53B11">
        <w:t xml:space="preserve"> became a focus </w:t>
      </w:r>
      <w:r w:rsidRPr="00F53B11">
        <w:t>in search of similar midden-building rodents.</w:t>
      </w:r>
      <w:r w:rsidR="00F748CD" w:rsidRPr="00F53B11">
        <w:t xml:space="preserve"> The genus </w:t>
      </w:r>
      <w:r w:rsidR="00F748CD" w:rsidRPr="00F53B11">
        <w:rPr>
          <w:i/>
          <w:iCs/>
        </w:rPr>
        <w:t>Leporillus</w:t>
      </w:r>
      <w:r w:rsidR="00F748CD" w:rsidRPr="00F53B11">
        <w:t>, commonly known as stick-nest rats, is the only group in Australia known to have built middens.</w:t>
      </w:r>
      <w:r w:rsidR="008960A0" w:rsidRPr="00F53B11">
        <w:t xml:space="preserve"> </w:t>
      </w:r>
    </w:p>
    <w:p w14:paraId="6E80A97D" w14:textId="77777777" w:rsidR="00F53B11" w:rsidRDefault="009B2179" w:rsidP="001E4115">
      <w:pPr>
        <w:spacing w:line="480" w:lineRule="auto"/>
        <w:rPr>
          <w:ins w:id="5" w:author="Annie Kraehe" w:date="2025-05-19T17:07:00Z" w16du:dateUtc="2025-05-19T07:37:00Z"/>
        </w:rPr>
      </w:pPr>
      <w:r w:rsidRPr="00F53B11">
        <w:lastRenderedPageBreak/>
        <w:t>Research on</w:t>
      </w:r>
      <w:r w:rsidR="00BB1A83" w:rsidRPr="00F53B11">
        <w:t xml:space="preserve"> stick-nest rat (genus</w:t>
      </w:r>
      <w:r w:rsidRPr="00F53B11">
        <w:t xml:space="preserve"> </w:t>
      </w:r>
      <w:r w:rsidR="00CC49D8" w:rsidRPr="00F53B11">
        <w:rPr>
          <w:i/>
          <w:iCs/>
        </w:rPr>
        <w:t>Leporillus</w:t>
      </w:r>
      <w:r w:rsidR="00BB1A83" w:rsidRPr="00F53B11">
        <w:t>)</w:t>
      </w:r>
      <w:r w:rsidRPr="00F53B11">
        <w:t xml:space="preserve"> middens began in the early 1980s, two decades after </w:t>
      </w:r>
      <w:r w:rsidRPr="00F53B11">
        <w:rPr>
          <w:i/>
          <w:iCs/>
        </w:rPr>
        <w:t>Neotoma</w:t>
      </w:r>
      <w:r w:rsidRPr="00F53B11">
        <w:t xml:space="preserve"> middens were first studied in North America. These early studies demonstrated that </w:t>
      </w:r>
      <w:r w:rsidR="00021D9F" w:rsidRPr="00F53B11">
        <w:t>s</w:t>
      </w:r>
      <w:r w:rsidR="00B1768D" w:rsidRPr="00F53B11">
        <w:t>tick-nest rat</w:t>
      </w:r>
      <w:r w:rsidRPr="00F53B11">
        <w:t xml:space="preserve"> middens preserved plant macrofossils and pollen </w:t>
      </w:r>
      <w:r w:rsidR="00BE68D5" w:rsidRPr="00F53B11">
        <w:fldChar w:fldCharType="begin"/>
      </w:r>
      <w:r w:rsidR="00BE68D5" w:rsidRPr="00F53B11">
        <w:instrText xml:space="preserve"> ADDIN EN.CITE &lt;EndNote&gt;&lt;Cite&gt;&lt;Author&gt;Green&lt;/Author&gt;&lt;Year&gt;1983&lt;/Year&gt;&lt;RecNum&gt;729&lt;/RecNum&gt;&lt;DisplayText&gt;(Green et al., 1983)&lt;/DisplayText&gt;&lt;record&gt;&lt;rec-number&gt;729&lt;/rec-number&gt;&lt;foreign-keys&gt;&lt;key app="EN" db-id="e0wsva0pt9tdf2e2v02v59toar99ttxfrsap" timestamp="1703920224" guid="b0ed1617-b2f7-4b53-82b0-8fa8d3554a44"&gt;729&lt;/key&gt;&lt;/foreign-keys&gt;&lt;ref-type name="Journal Article"&gt;17&lt;/ref-type&gt;&lt;contributors&gt;&lt;authors&gt;&lt;author&gt;Green, N&lt;/author&gt;&lt;author&gt;Caldwell, J&lt;/author&gt;&lt;author&gt;Hope, J&lt;/author&gt;&lt;author&gt;Luly, J&lt;/author&gt;&lt;/authors&gt;&lt;/contributors&gt;&lt;titles&gt;&lt;title&gt;Pollen from an 1800 year old stick-nest rat midden from Gnalta, Western New South Wales&lt;/title&gt;&lt;secondary-title&gt;Quaternary Australia&lt;/secondary-title&gt;&lt;/titles&gt;&lt;periodical&gt;&lt;full-title&gt;Quaternary Australia&lt;/full-title&gt;&lt;/periodical&gt;&lt;pages&gt;31-41&lt;/pages&gt;&lt;volume&gt;1&lt;/volume&gt;&lt;dates&gt;&lt;year&gt;1983&lt;/year&gt;&lt;/dates&gt;&lt;urls&gt;&lt;/urls&gt;&lt;/record&gt;&lt;/Cite&gt;&lt;/EndNote&gt;</w:instrText>
      </w:r>
      <w:r w:rsidR="00BE68D5" w:rsidRPr="00F53B11">
        <w:fldChar w:fldCharType="separate"/>
      </w:r>
      <w:r w:rsidR="00BE68D5" w:rsidRPr="00F53B11">
        <w:rPr>
          <w:noProof/>
        </w:rPr>
        <w:t xml:space="preserve">(Green </w:t>
      </w:r>
      <w:r w:rsidR="00E80FE8" w:rsidRPr="00F53B11">
        <w:rPr>
          <w:i/>
          <w:noProof/>
        </w:rPr>
        <w:t>et al.</w:t>
      </w:r>
      <w:r w:rsidR="00BE68D5" w:rsidRPr="00F53B11">
        <w:rPr>
          <w:noProof/>
        </w:rPr>
        <w:t>, 1983)</w:t>
      </w:r>
      <w:r w:rsidR="00BE68D5" w:rsidRPr="00F53B11">
        <w:fldChar w:fldCharType="end"/>
      </w:r>
      <w:r w:rsidRPr="00F53B11">
        <w:t xml:space="preserve">. However, by the mid-2000s, all dated Australian rodent middens were found to be </w:t>
      </w:r>
      <w:r w:rsidR="00C2716E" w:rsidRPr="00F53B11">
        <w:t>younger</w:t>
      </w:r>
      <w:r w:rsidRPr="00F53B11">
        <w:t xml:space="preserve"> than 12,000 years old, with most dating to under 3,000 years</w:t>
      </w:r>
      <w:r w:rsidR="00C2716E" w:rsidRPr="00F53B11">
        <w:t xml:space="preserve"> old</w:t>
      </w:r>
      <w:r w:rsidR="00BE68D5" w:rsidRPr="00F53B11">
        <w:t xml:space="preserve"> </w:t>
      </w:r>
      <w:r w:rsidR="00BE68D5" w:rsidRPr="00F53B11">
        <w:fldChar w:fldCharType="begin">
          <w:fldData xml:space="preserve">PEVuZE5vdGU+PENpdGU+PEF1dGhvcj5QZWFyc29uPC9BdXRob3I+PFllYXI+MjAwMjwvWWVhcj48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</w:fldData>
        </w:fldChar>
      </w:r>
      <w:r w:rsidR="00BE68D5" w:rsidRPr="00F53B11">
        <w:instrText xml:space="preserve"> ADDIN EN.CITE </w:instrText>
      </w:r>
      <w:r w:rsidR="00BE68D5" w:rsidRPr="00F53B11">
        <w:fldChar w:fldCharType="begin">
          <w:fldData xml:space="preserve">PEVuZE5vdGU+PENpdGU+PEF1dGhvcj5QZWFyc29uPC9BdXRob3I+PFllYXI+MjAwMjwvWWVhcj48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</w:fldData>
        </w:fldChar>
      </w:r>
      <w:r w:rsidR="00BE68D5" w:rsidRPr="00F53B11">
        <w:instrText xml:space="preserve"> ADDIN EN.CITE.DATA </w:instrText>
      </w:r>
      <w:r w:rsidR="00BE68D5" w:rsidRPr="00F53B11">
        <w:fldChar w:fldCharType="end"/>
      </w:r>
      <w:r w:rsidR="00BE68D5" w:rsidRPr="00F53B11">
        <w:fldChar w:fldCharType="separate"/>
      </w:r>
      <w:r w:rsidR="00BE68D5" w:rsidRPr="00F53B11">
        <w:rPr>
          <w:noProof/>
        </w:rPr>
        <w:t xml:space="preserve">(Pearson &amp; Betancourt, 2002; Pearson </w:t>
      </w:r>
      <w:r w:rsidR="00E80FE8" w:rsidRPr="00F53B11">
        <w:rPr>
          <w:i/>
          <w:noProof/>
        </w:rPr>
        <w:t>et al.</w:t>
      </w:r>
      <w:r w:rsidR="00BE68D5" w:rsidRPr="00F53B11">
        <w:rPr>
          <w:noProof/>
        </w:rPr>
        <w:t>, 1999)</w:t>
      </w:r>
      <w:r w:rsidR="00BE68D5" w:rsidRPr="00F53B11">
        <w:fldChar w:fldCharType="end"/>
      </w:r>
      <w:r w:rsidRPr="00F53B11">
        <w:t xml:space="preserve">. While these Holocene-aged middens provided valuable insights into environmental conditions during that period, they failed to capture the </w:t>
      </w:r>
      <w:r w:rsidR="00C2716E" w:rsidRPr="00F53B11">
        <w:t xml:space="preserve">most </w:t>
      </w:r>
      <w:r w:rsidRPr="00F53B11">
        <w:t>transformative changes of the late Pleistocene</w:t>
      </w:r>
      <w:r w:rsidR="00C2716E" w:rsidRPr="00F53B11">
        <w:t xml:space="preserve"> such as </w:t>
      </w:r>
      <w:r w:rsidR="00B57866" w:rsidRPr="00F53B11">
        <w:t>human arrival, megafauna extinction, the LGM and the transition into the current interglacial</w:t>
      </w:r>
      <w:r w:rsidR="001F0296" w:rsidRPr="00F53B11">
        <w:t xml:space="preserve"> </w:t>
      </w:r>
      <w:r w:rsidR="001F0296" w:rsidRPr="00F53B11">
        <w:fldChar w:fldCharType="begin">
          <w:fldData xml:space="preserve">PEVuZE5vdGU+PENpdGU+PEF1dGhvcj5NY0NhcnRoeTwvQXV0aG9yPjxZZWFyPjE5OTY8L1llYXI+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</w:fldData>
        </w:fldChar>
      </w:r>
      <w:r w:rsidR="001F0296" w:rsidRPr="00F53B11">
        <w:instrText xml:space="preserve"> ADDIN EN.CITE </w:instrText>
      </w:r>
      <w:r w:rsidR="001F0296" w:rsidRPr="00F53B11">
        <w:fldChar w:fldCharType="begin">
          <w:fldData xml:space="preserve">PEVuZE5vdGU+PENpdGU+PEF1dGhvcj5NY0NhcnRoeTwvQXV0aG9yPjxZZWFyPjE5OTY8L1llYXI+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</w:fldData>
        </w:fldChar>
      </w:r>
      <w:r w:rsidR="001F0296" w:rsidRPr="00F53B11">
        <w:instrText xml:space="preserve"> ADDIN EN.CITE.DATA </w:instrText>
      </w:r>
      <w:r w:rsidR="001F0296" w:rsidRPr="00F53B11">
        <w:fldChar w:fldCharType="end"/>
      </w:r>
      <w:r w:rsidR="001F0296" w:rsidRPr="00F53B11">
        <w:fldChar w:fldCharType="separate"/>
      </w:r>
      <w:r w:rsidR="001F0296" w:rsidRPr="00F53B11">
        <w:rPr>
          <w:noProof/>
        </w:rPr>
        <w:t xml:space="preserve">(Allen </w:t>
      </w:r>
      <w:r w:rsidR="00E80FE8" w:rsidRPr="00F53B11">
        <w:rPr>
          <w:i/>
          <w:noProof/>
        </w:rPr>
        <w:t>et al.</w:t>
      </w:r>
      <w:r w:rsidR="001F0296" w:rsidRPr="00F53B11">
        <w:rPr>
          <w:noProof/>
        </w:rPr>
        <w:t xml:space="preserve">, 2000; McCarthy &amp; Head, 2001; McCarthy </w:t>
      </w:r>
      <w:r w:rsidR="00E80FE8" w:rsidRPr="00F53B11">
        <w:rPr>
          <w:i/>
          <w:noProof/>
        </w:rPr>
        <w:t>et al.</w:t>
      </w:r>
      <w:r w:rsidR="001F0296" w:rsidRPr="00F53B11">
        <w:rPr>
          <w:noProof/>
        </w:rPr>
        <w:t xml:space="preserve">, 1996; Pearson, 1999; Pearson &amp; Dodson, 1993; Pearson </w:t>
      </w:r>
      <w:r w:rsidR="00E80FE8" w:rsidRPr="00F53B11">
        <w:rPr>
          <w:i/>
          <w:noProof/>
        </w:rPr>
        <w:t>et al.</w:t>
      </w:r>
      <w:r w:rsidR="001F0296" w:rsidRPr="00F53B11">
        <w:rPr>
          <w:noProof/>
        </w:rPr>
        <w:t>, 1999; Webeck &amp; Pearson, 2005)</w:t>
      </w:r>
      <w:r w:rsidR="001F0296" w:rsidRPr="00F53B11">
        <w:fldChar w:fldCharType="end"/>
      </w:r>
      <w:r w:rsidRPr="00F53B11">
        <w:t xml:space="preserve">. </w:t>
      </w:r>
      <w:r w:rsidR="00C1607A" w:rsidRPr="00F53B11">
        <w:t>As a result, research interest declined.</w:t>
      </w:r>
      <w:r w:rsidR="00C1607A" w:rsidRPr="00F53B11" w:rsidDel="00C1607A">
        <w:t xml:space="preserve"> </w:t>
      </w:r>
      <w:del w:id="6" w:author="Annie Kraehe" w:date="2025-05-19T17:07:00Z" w16du:dateUtc="2025-05-19T07:37:00Z">
        <w:r w:rsidR="0021764F" w:rsidRPr="00F53B11" w:rsidDel="00F53B11">
          <w:br/>
        </w:r>
      </w:del>
    </w:p>
    <w:p w14:paraId="29CD1C48" w14:textId="5088935C" w:rsidR="00F53B11" w:rsidRDefault="0021764F" w:rsidP="001E4115">
      <w:pPr>
        <w:spacing w:line="480" w:lineRule="auto"/>
        <w:rPr>
          <w:ins w:id="7" w:author="Annie Kraehe" w:date="2025-05-19T17:07:00Z" w16du:dateUtc="2025-05-19T07:37:00Z"/>
        </w:rPr>
      </w:pPr>
      <w:del w:id="8" w:author="Annie Kraehe" w:date="2025-05-19T17:07:00Z" w16du:dateUtc="2025-05-19T07:37:00Z">
        <w:r w:rsidRPr="00F53B11" w:rsidDel="00F53B11">
          <w:br/>
        </w:r>
      </w:del>
      <w:r w:rsidR="00C1607A" w:rsidRPr="00F53B11">
        <w:t xml:space="preserve">One contributing factor to the lack of older midden discoveries may have been limited and geographically biased sampling efforts. Research practices in Australia often centred on accessible midden sites in New South Wales and nearby areas of north-eastern South Australia. This south-eastern bias is likely linked to the fact that all researchers were based at universities in New South Wales, making these regions the most convenient for fieldwork. </w:t>
      </w:r>
      <w:r w:rsidR="008960A0" w:rsidRPr="00F53B11">
        <w:t>This preference for more accessible locations likely reflected the labour-intensive and costly nature of remote fieldwork.</w:t>
      </w:r>
      <w:r w:rsidR="00C1607A" w:rsidRPr="00F53B11">
        <w:t xml:space="preserve"> However, the result was a geographic concentration of sampling efforts that contrasted markedly with the historical distribution of stick-nest rats, which were most widespread in Western and south-western Australia </w:t>
      </w:r>
      <w:r w:rsidR="004E230A" w:rsidRPr="00F53B11">
        <w:fldChar w:fldCharType="begin"/>
      </w:r>
      <w:r w:rsidR="004E230A" w:rsidRPr="00F53B11">
        <w:instrText xml:space="preserve"> ADDIN EN.CITE &lt;EndNote&gt;&lt;Cite&gt;&lt;Author&gt;Copley&lt;/Author&gt;&lt;Year&gt;1999&lt;/Year&gt;&lt;RecNum&gt;539&lt;/RecNum&gt;&lt;DisplayText&gt;(Copley, 1999)&lt;/DisplayText&gt;&lt;record&gt;&lt;rec-number&gt;539&lt;/rec-number&gt;&lt;foreign-keys&gt;&lt;key app="EN" db-id="e0wsva0pt9tdf2e2v02v59toar99ttxfrsap" timestamp="1703919848" guid="4425d291-ec85-4455-a1ab-8642efa815a0"&gt;539&lt;/key&gt;&lt;/foreign-keys&gt;&lt;ref-type name="Journal Article"&gt;17&lt;/ref-type&gt;&lt;contributors&gt;&lt;authors&gt;&lt;author&gt;Copley, Peter&lt;/author&gt;&lt;/authors&gt;&lt;/contributors&gt;&lt;titles&gt;&lt;title&gt;Natural histories of Australia’s stick-nest rats, genus Leporillus (Rodentia: Muridae)&lt;/title&gt;&lt;secondary-title&gt;Wildlife Research&lt;/secondary-title&gt;&lt;/titles&gt;&lt;periodical&gt;&lt;full-title&gt;Wildlife Research&lt;/full-title&gt;&lt;/periodical&gt;&lt;pages&gt;513-539&lt;/pages&gt;&lt;volume&gt;26&lt;/volume&gt;&lt;number&gt;4&lt;/number&gt;&lt;dates&gt;&lt;year&gt;1999&lt;/year&gt;&lt;/dates&gt;&lt;isbn&gt;1448-5494&lt;/isbn&gt;&lt;urls&gt;&lt;/urls&gt;&lt;electronic-resource-num&gt;https://doi.org/10.1071/WR97056&lt;/electronic-resource-num&gt;&lt;/record&gt;&lt;/Cite&gt;&lt;/EndNote&gt;</w:instrText>
      </w:r>
      <w:r w:rsidR="004E230A" w:rsidRPr="00F53B11">
        <w:fldChar w:fldCharType="separate"/>
      </w:r>
      <w:r w:rsidR="004E230A" w:rsidRPr="00F53B11">
        <w:rPr>
          <w:noProof/>
        </w:rPr>
        <w:t>(Copley, 1999)</w:t>
      </w:r>
      <w:r w:rsidR="004E230A" w:rsidRPr="00F53B11">
        <w:fldChar w:fldCharType="end"/>
      </w:r>
      <w:r w:rsidR="004E230A" w:rsidRPr="00F53B11">
        <w:t>.</w:t>
      </w:r>
    </w:p>
    <w:p w14:paraId="071FA72D" w14:textId="2F4018B6" w:rsidR="00B16696" w:rsidRPr="00F53B11" w:rsidRDefault="00C1607A" w:rsidP="001E4115">
      <w:pPr>
        <w:spacing w:line="480" w:lineRule="auto"/>
      </w:pPr>
      <w:del w:id="9" w:author="Annie Kraehe" w:date="2025-05-19T17:07:00Z" w16du:dateUtc="2025-05-19T07:37:00Z">
        <w:r w:rsidRPr="00F53B11" w:rsidDel="00F53B11">
          <w:br/>
        </w:r>
        <w:r w:rsidR="0021764F" w:rsidRPr="00F53B11" w:rsidDel="00F53B11">
          <w:br/>
        </w:r>
      </w:del>
      <w:r w:rsidR="004E230A" w:rsidRPr="00F53B11">
        <w:t xml:space="preserve">By the time rodent midden research in Australia ceased, many regions—including those known to contain middens—remained unsampled. </w:t>
      </w:r>
      <w:r w:rsidR="00117169" w:rsidRPr="00F53B11">
        <w:t>Most notably, remote and sparsely populated areas of Western Australia were overlooked due to logistical challenges and assumptions about the historical distribution of stick-nest rats (</w:t>
      </w:r>
      <w:r w:rsidR="00117169" w:rsidRPr="00F53B11">
        <w:rPr>
          <w:i/>
          <w:iCs/>
        </w:rPr>
        <w:t>Leporillus</w:t>
      </w:r>
      <w:r w:rsidR="00117169" w:rsidRPr="00F53B11">
        <w:t xml:space="preserve">) </w:t>
      </w:r>
      <w:r w:rsidR="001F0296" w:rsidRPr="00F53B11">
        <w:fldChar w:fldCharType="begin">
          <w:fldData xml:space="preserve">PEVuZE5vdGU+PENpdGU+PEF1dGhvcj5QZWFyc29uPC9BdXRob3I+PFllYXI+MjAwMjwvWWVhcj48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</w:fldData>
        </w:fldChar>
      </w:r>
      <w:r w:rsidR="001F0296" w:rsidRPr="00F53B11">
        <w:instrText xml:space="preserve"> ADDIN EN.CITE </w:instrText>
      </w:r>
      <w:r w:rsidR="001F0296" w:rsidRPr="00F53B11">
        <w:fldChar w:fldCharType="begin">
          <w:fldData xml:space="preserve">PEVuZE5vdGU+PENpdGU+PEF1dGhvcj5QZWFyc29uPC9BdXRob3I+PFllYXI+MjAwMjwvWWVhcj48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</w:fldData>
        </w:fldChar>
      </w:r>
      <w:r w:rsidR="001F0296" w:rsidRPr="00F53B11">
        <w:instrText xml:space="preserve"> ADDIN EN.CITE.DATA </w:instrText>
      </w:r>
      <w:r w:rsidR="001F0296" w:rsidRPr="00F53B11">
        <w:fldChar w:fldCharType="end"/>
      </w:r>
      <w:r w:rsidR="001F0296" w:rsidRPr="00F53B11">
        <w:fldChar w:fldCharType="separate"/>
      </w:r>
      <w:r w:rsidR="001F0296" w:rsidRPr="00F53B11">
        <w:rPr>
          <w:noProof/>
        </w:rPr>
        <w:t xml:space="preserve">(Pearson &amp; Betancourt, 2002; Pearson </w:t>
      </w:r>
      <w:r w:rsidR="00E80FE8" w:rsidRPr="00F53B11">
        <w:rPr>
          <w:i/>
          <w:noProof/>
        </w:rPr>
        <w:t>et al.</w:t>
      </w:r>
      <w:r w:rsidR="001F0296" w:rsidRPr="00F53B11">
        <w:rPr>
          <w:noProof/>
        </w:rPr>
        <w:t>, 1999)</w:t>
      </w:r>
      <w:r w:rsidR="001F0296" w:rsidRPr="00F53B11">
        <w:fldChar w:fldCharType="end"/>
      </w:r>
      <w:r w:rsidR="009B2179" w:rsidRPr="00F53B11">
        <w:t xml:space="preserve">. </w:t>
      </w:r>
      <w:r w:rsidR="00117169" w:rsidRPr="00F53B11">
        <w:t xml:space="preserve">This changed in the 2000s and 2010s, when intensified mining activity prompted </w:t>
      </w:r>
      <w:r w:rsidR="00117169" w:rsidRPr="00F53B11">
        <w:lastRenderedPageBreak/>
        <w:t>expanded environmental surveys in the region. These surveys led to the chance discovery of Pleistocene-aged rodent middens in the Pilbara.</w:t>
      </w:r>
      <w:bookmarkEnd w:id="1"/>
    </w:p>
    <w:p w14:paraId="05C6F587" w14:textId="79698813" w:rsidR="00117169" w:rsidRPr="00F53B11" w:rsidDel="00F53B11" w:rsidRDefault="00117169" w:rsidP="001E4115">
      <w:pPr>
        <w:spacing w:line="480" w:lineRule="auto"/>
        <w:rPr>
          <w:del w:id="10" w:author="Annie Kraehe" w:date="2025-05-19T17:07:00Z" w16du:dateUtc="2025-05-19T07:37:00Z"/>
        </w:rPr>
      </w:pPr>
      <w:r w:rsidRPr="00F53B11">
        <w:t xml:space="preserve">The accidental discovery of Pleistocene-aged Leporillus middens in the Pilbara region of northern Western Australia marks a potential turning point in Australian midden research. Middens from this area have been dated between 31,760 and 800 cal. BP </w:t>
      </w:r>
      <w:r w:rsidR="004E230A" w:rsidRPr="00F53B11">
        <w:fldChar w:fldCharType="begin"/>
      </w:r>
      <w:r w:rsidR="004E230A" w:rsidRPr="00F53B11">
        <w:instrText xml:space="preserve"> ADDIN EN.CITE &lt;EndNote&gt;&lt;Cite&gt;&lt;Author&gt;McBride&lt;/Author&gt;&lt;Year&gt;2022&lt;/Year&gt;&lt;RecNum&gt;569&lt;/RecNum&gt;&lt;DisplayText&gt;(McBride et al., 2022)&lt;/DisplayText&gt;&lt;record&gt;&lt;rec-number&gt;569&lt;/rec-number&gt;&lt;foreign-keys&gt;&lt;key app="EN" db-id="e0wsva0pt9tdf2e2v02v59toar99ttxfrsap" timestamp="1703919848" guid="201a55a3-6a94-4856-bc36-4813cfc2f145"&gt;569&lt;/key&gt;&lt;/foreign-keys&gt;&lt;ref-type name="Journal Article"&gt;17&lt;/ref-type&gt;&lt;contributors&gt;&lt;authors&gt;&lt;author&gt;McBride, Emily&lt;/author&gt;&lt;author&gt;Wallis, Lynley A&lt;/author&gt;&lt;author&gt;Hopf, Felicitas&lt;/author&gt;&lt;author&gt;Haberle, Simon G&lt;/author&gt;&lt;author&gt;Dardengo, Mia&lt;/author&gt;&lt;/authors&gt;&lt;/contributors&gt;&lt;titles&gt;&lt;title&gt;Demonstrating the potential of amberat middens for understanding late Quaternary palaeoenvironments in the Central Pilbara, western Australia&lt;/title&gt;&lt;secondary-title&gt;Quaternary International&lt;/secondary-title&gt;&lt;/titles&gt;&lt;periodical&gt;&lt;full-title&gt;Quaternary International&lt;/full-title&gt;&lt;/periodical&gt;&lt;pages&gt;99-110&lt;/pages&gt;&lt;volume&gt;634&lt;/volume&gt;&lt;dates&gt;&lt;year&gt;2022&lt;/year&gt;&lt;/dates&gt;&lt;isbn&gt;1040-6182&lt;/isbn&gt;&lt;urls&gt;&lt;/urls&gt;&lt;electronic-resource-num&gt;https://doi.org/10.1016/j.quaint.2022.05.009&lt;/electronic-resource-num&gt;&lt;/record&gt;&lt;/Cite&gt;&lt;/EndNote&gt;</w:instrText>
      </w:r>
      <w:r w:rsidR="004E230A" w:rsidRPr="00F53B11">
        <w:fldChar w:fldCharType="separate"/>
      </w:r>
      <w:r w:rsidR="004E230A" w:rsidRPr="00F53B11">
        <w:rPr>
          <w:noProof/>
        </w:rPr>
        <w:t>(McBride et al., 2022)</w:t>
      </w:r>
      <w:r w:rsidR="004E230A" w:rsidRPr="00F53B11">
        <w:fldChar w:fldCharType="end"/>
      </w:r>
      <w:r w:rsidR="004E230A" w:rsidRPr="00F53B11">
        <w:t>. T</w:t>
      </w:r>
      <w:r w:rsidRPr="00F53B11">
        <w:t xml:space="preserve">hese findings were unexpected, likely due to prevailing assumptions based on the absence of </w:t>
      </w:r>
      <w:r w:rsidRPr="00F53B11">
        <w:rPr>
          <w:i/>
          <w:iCs/>
        </w:rPr>
        <w:t>Leporillus</w:t>
      </w:r>
      <w:r w:rsidRPr="00F53B11">
        <w:t xml:space="preserve"> in European records at the time of invasion</w:t>
      </w:r>
      <w:r w:rsidR="00BB1A83" w:rsidRPr="00F53B11">
        <w:t xml:space="preserve"> </w:t>
      </w:r>
      <w:r w:rsidR="004E230A" w:rsidRPr="00F53B11">
        <w:fldChar w:fldCharType="begin"/>
      </w:r>
      <w:r w:rsidR="004E230A" w:rsidRPr="00F53B11">
        <w:instrText xml:space="preserve"> ADDIN EN.CITE &lt;EndNote&gt;&lt;Cite&gt;&lt;Author&gt;Copley&lt;/Author&gt;&lt;Year&gt;1999&lt;/Year&gt;&lt;RecNum&gt;539&lt;/RecNum&gt;&lt;DisplayText&gt;(Copley, 1999)&lt;/DisplayText&gt;&lt;record&gt;&lt;rec-number&gt;539&lt;/rec-number&gt;&lt;foreign-keys&gt;&lt;key app="EN" db-id="e0wsva0pt9tdf2e2v02v59toar99ttxfrsap" timestamp="1703919848" guid="4425d291-ec85-4455-a1ab-8642efa815a0"&gt;539&lt;/key&gt;&lt;/foreign-keys&gt;&lt;ref-type name="Journal Article"&gt;17&lt;/ref-type&gt;&lt;contributors&gt;&lt;authors&gt;&lt;author&gt;Copley, Peter&lt;/author&gt;&lt;/authors&gt;&lt;/contributors&gt;&lt;titles&gt;&lt;title&gt;Natural histories of Australia’s stick-nest rats, genus Leporillus (Rodentia: Muridae)&lt;/title&gt;&lt;secondary-title&gt;Wildlife Research&lt;/secondary-title&gt;&lt;/titles&gt;&lt;periodical&gt;&lt;full-title&gt;Wildlife Research&lt;/full-title&gt;&lt;/periodical&gt;&lt;pages&gt;513-539&lt;/pages&gt;&lt;volume&gt;26&lt;/volume&gt;&lt;number&gt;4&lt;/number&gt;&lt;dates&gt;&lt;year&gt;1999&lt;/year&gt;&lt;/dates&gt;&lt;isbn&gt;1448-5494&lt;/isbn&gt;&lt;urls&gt;&lt;/urls&gt;&lt;electronic-resource-num&gt;https://doi.org/10.1071/WR97056&lt;/electronic-resource-num&gt;&lt;/record&gt;&lt;/Cite&gt;&lt;/EndNote&gt;</w:instrText>
      </w:r>
      <w:r w:rsidR="004E230A" w:rsidRPr="00F53B11">
        <w:fldChar w:fldCharType="separate"/>
      </w:r>
      <w:r w:rsidR="004E230A" w:rsidRPr="00F53B11">
        <w:rPr>
          <w:noProof/>
        </w:rPr>
        <w:t>(Copley, 1999)</w:t>
      </w:r>
      <w:r w:rsidR="004E230A" w:rsidRPr="00F53B11">
        <w:fldChar w:fldCharType="end"/>
      </w:r>
      <w:r w:rsidR="00BB1A83" w:rsidRPr="00F53B11">
        <w:t xml:space="preserve">. </w:t>
      </w:r>
      <w:r w:rsidRPr="00F53B11">
        <w:t>Such assumptions did not account for the colder and drier conditions of the late Pleistocene—particularly during the LGM and adjacent periods—when the distribution of stick-nest rats likely differed substantially from their Holocene range.</w:t>
      </w:r>
    </w:p>
    <w:p w14:paraId="39E6CA1E" w14:textId="77777777" w:rsidR="00F53B11" w:rsidRDefault="00F53B11" w:rsidP="001E4115">
      <w:pPr>
        <w:spacing w:line="480" w:lineRule="auto"/>
        <w:rPr>
          <w:ins w:id="11" w:author="Annie Kraehe" w:date="2025-05-19T17:07:00Z" w16du:dateUtc="2025-05-19T07:37:00Z"/>
        </w:rPr>
      </w:pPr>
    </w:p>
    <w:p w14:paraId="72211ACE" w14:textId="36FD9917" w:rsidR="00117169" w:rsidRPr="00F53B11" w:rsidRDefault="00117169" w:rsidP="001E4115">
      <w:pPr>
        <w:spacing w:line="480" w:lineRule="auto"/>
        <w:pPrChange w:id="12" w:author="Annie Kraehe" w:date="2025-05-19T17:07:00Z" w16du:dateUtc="2025-05-19T07:37:00Z">
          <w:pPr>
            <w:spacing w:before="0" w:beforeAutospacing="0" w:after="160" w:afterAutospacing="0"/>
          </w:pPr>
        </w:pPrChange>
      </w:pPr>
      <w:r w:rsidRPr="00F53B11">
        <w:t xml:space="preserve">Importantly, this discovery was not the result of targeted palaeoecological fieldwork but emerged as a byproduct of mining-related environmental assessments. It suggests that earlier research, which focused on accessible regions in south-eastern Australia, may have overlooked key sites that now fall outside the modern range of </w:t>
      </w:r>
      <w:r w:rsidRPr="00F53B11">
        <w:rPr>
          <w:i/>
          <w:iCs/>
        </w:rPr>
        <w:t>Leporillus</w:t>
      </w:r>
      <w:r w:rsidRPr="00F53B11">
        <w:t>. This highlights the need for a more predictive, climate-informed approach to locating Pleistocene-aged middens.</w:t>
      </w:r>
    </w:p>
    <w:p w14:paraId="7B0E3FE0" w14:textId="238C7161" w:rsidR="00117169" w:rsidRDefault="004E230A" w:rsidP="001E4115">
      <w:pPr>
        <w:spacing w:before="0" w:beforeAutospacing="0" w:after="160" w:afterAutospacing="0" w:line="480" w:lineRule="auto"/>
        <w:rPr>
          <w:ins w:id="13" w:author="Annie Kraehe" w:date="2025-05-19T17:06:00Z" w16du:dateUtc="2025-05-19T07:36:00Z"/>
        </w:rPr>
      </w:pPr>
      <w:r w:rsidRPr="00F53B11">
        <w:t>The genus Leporillus, or stick-nest rats, is the only midden-building rodent group in Australia</w:t>
      </w:r>
      <w:r w:rsidR="00117169" w:rsidRPr="00F53B11">
        <w:t xml:space="preserve">. It includes two species: </w:t>
      </w:r>
      <w:r w:rsidR="00117169" w:rsidRPr="00F53B11">
        <w:rPr>
          <w:i/>
          <w:iCs/>
        </w:rPr>
        <w:t>Leporillus conditor</w:t>
      </w:r>
      <w:r w:rsidR="00117169" w:rsidRPr="00F53B11">
        <w:t xml:space="preserve">, which now survives only on offshore islands, and the extinct </w:t>
      </w:r>
      <w:r w:rsidR="00117169" w:rsidRPr="00F53B11">
        <w:rPr>
          <w:i/>
          <w:iCs/>
        </w:rPr>
        <w:t>Leporillus apicalis</w:t>
      </w:r>
      <w:r w:rsidR="00117169" w:rsidRPr="00F53B11">
        <w:t xml:space="preserve">. Historical records and midden remains indicate that both species once occupied a much broader mainland distribution </w:t>
      </w:r>
      <w:r w:rsidRPr="00F53B11">
        <w:fldChar w:fldCharType="begin"/>
      </w:r>
      <w:r w:rsidRPr="00F53B11">
        <w:instrText xml:space="preserve"> ADDIN EN.CITE &lt;EndNote&gt;&lt;Cite&gt;&lt;Author&gt;Kraehe&lt;/Author&gt;&lt;Year&gt;2024&lt;/Year&gt;&lt;RecNum&gt;1229&lt;/RecNum&gt;&lt;DisplayText&gt;(Copley, 1999; Kraehe et al., 2024)&lt;/DisplayText&gt;&lt;record&gt;&lt;rec-number&gt;1229&lt;/rec-number&gt;&lt;foreign-keys&gt;&lt;key app="EN" db-id="e0wsva0pt9tdf2e2v02v59toar99ttxfrsap" timestamp="1738292824" guid="acde3eb4-10c7-4823-8070-d3c2aa916966"&gt;1229&lt;/key&gt;&lt;/foreign-keys&gt;&lt;ref-type name="Journal Article"&gt;17&lt;/ref-type&gt;&lt;contributors&gt;&lt;authors&gt;&lt;author&gt;Kraehe, Annie G.&lt;/author&gt;&lt;author&gt;Weisbecker, Vera&lt;/author&gt;&lt;author&gt;Hill, Robert R.&lt;/author&gt;&lt;author&gt;Hill, Kathryn E.&lt;/author&gt;&lt;/authors&gt;&lt;/contributors&gt;&lt;titles&gt;&lt;title&gt;Threatened stick-nest rats preferentially eat invasive boxthorn rather than native vegetation on Australia’s Reevesby Island&lt;/title&gt;&lt;secondary-title&gt;Wildlife Research&lt;/secondary-title&gt;&lt;/titles&gt;&lt;periodical&gt;&lt;full-title&gt;Wildlife Research&lt;/full-title&gt;&lt;/periodical&gt;&lt;pages&gt;-&lt;/pages&gt;&lt;volume&gt;51&lt;/volume&gt;&lt;number&gt;8&lt;/number&gt;&lt;dates&gt;&lt;year&gt;2024&lt;/year&gt;&lt;/dates&gt;&lt;urls&gt;&lt;related-urls&gt;&lt;url&gt;https://www.publish.csiro.au/paper/WR23140&lt;/url&gt;&lt;/related-urls&gt;&lt;/urls&gt;&lt;electronic-resource-num&gt;https://doi.org/10.1071/WR23140&lt;/electronic-resource-num&gt;&lt;/record&gt;&lt;/Cite&gt;&lt;Cite&gt;&lt;Author&gt;Copley&lt;/Author&gt;&lt;Year&gt;1999&lt;/Year&gt;&lt;RecNum&gt;539&lt;/RecNum&gt;&lt;record&gt;&lt;rec-number&gt;539&lt;/rec-number&gt;&lt;foreign-keys&gt;&lt;key app="EN" db-id="e0wsva0pt9tdf2e2v02v59toar99ttxfrsap" timestamp="1703919848" guid="4425d291-ec85-4455-a1ab-8642efa815a0"&gt;539&lt;/key&gt;&lt;/foreign-keys&gt;&lt;ref-type name="Journal Article"&gt;17&lt;/ref-type&gt;&lt;contributors&gt;&lt;authors&gt;&lt;author&gt;Copley, Peter&lt;/author&gt;&lt;/authors&gt;&lt;/contributors&gt;&lt;titles&gt;&lt;title&gt;Natural histories of Australia’s stick-nest rats, genus Leporillus (Rodentia: Muridae)&lt;/title&gt;&lt;secondary-title&gt;Wildlife Research&lt;/secondary-title&gt;&lt;/titles&gt;&lt;periodical&gt;&lt;full-title&gt;Wildlife Research&lt;/full-title&gt;&lt;/periodical&gt;&lt;pages&gt;513-539&lt;/pages&gt;&lt;volume&gt;26&lt;/volume&gt;&lt;number&gt;4&lt;/number&gt;&lt;dates&gt;&lt;year&gt;1999&lt;/year&gt;&lt;/dates&gt;&lt;isbn&gt;1448-5494&lt;/isbn&gt;&lt;urls&gt;&lt;/urls&gt;&lt;electronic-resource-num&gt;https://doi.org/10.1071/WR97056&lt;/electronic-resource-num&gt;&lt;/record&gt;&lt;/Cite&gt;&lt;/EndNote&gt;</w:instrText>
      </w:r>
      <w:r w:rsidRPr="00F53B11">
        <w:fldChar w:fldCharType="separate"/>
      </w:r>
      <w:r w:rsidRPr="00F53B11">
        <w:rPr>
          <w:noProof/>
        </w:rPr>
        <w:t>(Copley, 1999; Kraehe et al., 2024)</w:t>
      </w:r>
      <w:r w:rsidRPr="00F53B11">
        <w:fldChar w:fldCharType="end"/>
      </w:r>
      <w:r w:rsidR="00117169" w:rsidRPr="00F53B11">
        <w:t>. Reconstructing these past ranges is essential for identifying potential midden sites, particularly in areas that were climatically suitable during glacial phases.</w:t>
      </w:r>
    </w:p>
    <w:p w14:paraId="56DC326C" w14:textId="69BF5544" w:rsidR="00F53B11" w:rsidRPr="00F53B11" w:rsidDel="00F53B11" w:rsidRDefault="00F53B11" w:rsidP="001E4115">
      <w:pPr>
        <w:spacing w:before="0" w:beforeAutospacing="0" w:after="160" w:afterAutospacing="0" w:line="480" w:lineRule="auto"/>
        <w:rPr>
          <w:del w:id="14" w:author="Annie Kraehe" w:date="2025-05-19T17:06:00Z" w16du:dateUtc="2025-05-19T07:36:00Z"/>
        </w:rPr>
      </w:pPr>
    </w:p>
    <w:p w14:paraId="6CB57C11" w14:textId="44D6503F" w:rsidR="00117169" w:rsidRPr="00F53B11" w:rsidDel="00F53B11" w:rsidRDefault="00117169" w:rsidP="001E4115">
      <w:pPr>
        <w:spacing w:before="0" w:beforeAutospacing="0" w:after="160" w:afterAutospacing="0" w:line="480" w:lineRule="auto"/>
        <w:rPr>
          <w:del w:id="15" w:author="Annie Kraehe" w:date="2025-05-19T17:06:00Z" w16du:dateUtc="2025-05-19T07:36:00Z"/>
        </w:rPr>
      </w:pPr>
      <w:r w:rsidRPr="00F53B11">
        <w:t xml:space="preserve">Species distribution models (SDMs) offer a useful framework for addressing this challenge. SDMs are widely used in ecology to predict species distributions based on environmental variables. In palaeoecology, they are increasingly applied to reconstruct past ranges, identify </w:t>
      </w:r>
      <w:r w:rsidRPr="00F53B11">
        <w:lastRenderedPageBreak/>
        <w:t xml:space="preserve">refugia, and guide targeted fieldwork by predicting where valuable records—such as rodent middens—are most likely to occur </w:t>
      </w:r>
      <w:r w:rsidR="004E230A" w:rsidRPr="00F53B11">
        <w:fldChar w:fldCharType="begin">
          <w:fldData xml:space="preserve">PEVuZE5vdGU+PENpdGU+PEF1dGhvcj5WYXJlbGE8L0F1dGhvcj48WWVhcj4yMDE1PC9ZZWFyPjxS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</w:fldData>
        </w:fldChar>
      </w:r>
      <w:r w:rsidR="002A2DF1" w:rsidRPr="00F53B11">
        <w:instrText xml:space="preserve"> ADDIN EN.CITE </w:instrText>
      </w:r>
      <w:r w:rsidR="002A2DF1" w:rsidRPr="00F53B11">
        <w:fldChar w:fldCharType="begin">
          <w:fldData xml:space="preserve">PEVuZE5vdGU+PENpdGU+PEF1dGhvcj5WYXJlbGE8L0F1dGhvcj48WWVhcj4yMDE1PC9ZZWFyPjxS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</w:fldData>
        </w:fldChar>
      </w:r>
      <w:r w:rsidR="002A2DF1" w:rsidRPr="00F53B11">
        <w:instrText xml:space="preserve"> ADDIN EN.CITE.DATA </w:instrText>
      </w:r>
      <w:r w:rsidR="002A2DF1" w:rsidRPr="00F53B11">
        <w:fldChar w:fldCharType="end"/>
      </w:r>
      <w:r w:rsidR="004E230A" w:rsidRPr="00F53B11">
        <w:fldChar w:fldCharType="separate"/>
      </w:r>
      <w:r w:rsidR="004E230A" w:rsidRPr="00F53B11">
        <w:rPr>
          <w:noProof/>
        </w:rPr>
        <w:t>(Nogués-Bravo et al., 2008; Nogués</w:t>
      </w:r>
      <w:r w:rsidR="004E230A" w:rsidRPr="00F53B11">
        <w:rPr>
          <w:rFonts w:ascii="Cambria Math" w:hAnsi="Cambria Math" w:cs="Cambria Math"/>
          <w:noProof/>
        </w:rPr>
        <w:t>‐</w:t>
      </w:r>
      <w:r w:rsidR="004E230A" w:rsidRPr="00F53B11">
        <w:rPr>
          <w:noProof/>
        </w:rPr>
        <w:t>Bravo, 2009; Varela et al., 2015)</w:t>
      </w:r>
      <w:r w:rsidR="004E230A" w:rsidRPr="00F53B11">
        <w:fldChar w:fldCharType="end"/>
      </w:r>
      <w:r w:rsidR="004E230A" w:rsidRPr="00F53B11">
        <w:t xml:space="preserve">. </w:t>
      </w:r>
      <w:r w:rsidRPr="00F53B11">
        <w:t>In this context, SDMs provide a palaeo-informed method for expanding the search for Pleistocene-aged middens beyond previously sampled regions.</w:t>
      </w:r>
    </w:p>
    <w:p w14:paraId="31F67E25" w14:textId="77777777" w:rsidR="00F53B11" w:rsidRDefault="00F53B11" w:rsidP="001E4115">
      <w:pPr>
        <w:spacing w:before="0" w:beforeAutospacing="0" w:after="160" w:afterAutospacing="0" w:line="480" w:lineRule="auto"/>
        <w:rPr>
          <w:ins w:id="16" w:author="Annie Kraehe" w:date="2025-05-19T17:06:00Z" w16du:dateUtc="2025-05-19T07:36:00Z"/>
        </w:rPr>
      </w:pPr>
    </w:p>
    <w:p w14:paraId="09659695" w14:textId="65420CEB" w:rsidR="00117169" w:rsidRPr="00F53B11" w:rsidRDefault="00117169" w:rsidP="001E4115">
      <w:pPr>
        <w:spacing w:before="0" w:beforeAutospacing="0" w:after="160" w:afterAutospacing="0" w:line="480" w:lineRule="auto"/>
        <w:rPr>
          <w:ins w:id="17" w:author="Annie Kraehe" w:date="2025-05-19T11:24:00Z" w16du:dateUtc="2025-05-19T01:54:00Z"/>
        </w:rPr>
      </w:pPr>
      <w:r w:rsidRPr="00F53B11">
        <w:t xml:space="preserve">In this study, we evaluate whether SDMs can be used to predict the locations of </w:t>
      </w:r>
      <w:r w:rsidRPr="00F53B11">
        <w:rPr>
          <w:i/>
          <w:iCs/>
        </w:rPr>
        <w:t>Leporillus</w:t>
      </w:r>
      <w:r w:rsidRPr="00F53B11">
        <w:t xml:space="preserve"> middens by modelling potential distributions during the Pleistocene. By comparing SDM predictions to known midden locations, we assess the utility of this approach for guiding targeted fieldwork and expanding the Quaternary fossil record in arid Australia. Specifically, we test whether SDMs, informed by palaeoclimate data and subfossil occurrences,</w:t>
      </w:r>
      <w:r w:rsidR="004E230A" w:rsidRPr="00F53B11">
        <w:t xml:space="preserve"> can identify regions with potential for previously undocumented Pleistocene-aged middens</w:t>
      </w:r>
      <w:r w:rsidRPr="00F53B11">
        <w:t>.</w:t>
      </w:r>
      <w:ins w:id="18" w:author="Annie Kraehe" w:date="2025-05-19T11:04:00Z" w16du:dateUtc="2025-05-19T01:34:00Z">
        <w:r w:rsidR="00E81A4E" w:rsidRPr="004F3408">
          <w:t xml:space="preserve"> </w:t>
        </w:r>
      </w:ins>
      <w:ins w:id="19" w:author="Annie Kraehe" w:date="2025-05-19T11:04:00Z">
        <w:r w:rsidR="00E81A4E" w:rsidRPr="00F53B11">
          <w:t>This approach offers a new palaeo-informed method for identifying overlooked Pleistocene midden sites and addressing longstanding gaps in the arid-zone fossil record.</w:t>
        </w:r>
      </w:ins>
    </w:p>
    <w:p w14:paraId="49840023" w14:textId="420552B3" w:rsidR="00F53B11" w:rsidRDefault="00F53B11" w:rsidP="001E4115">
      <w:pPr>
        <w:spacing w:before="0" w:beforeAutospacing="0" w:after="160" w:afterAutospacing="0" w:line="480" w:lineRule="auto"/>
        <w:rPr>
          <w:ins w:id="20" w:author="Annie Kraehe" w:date="2025-05-19T17:07:00Z" w16du:dateUtc="2025-05-19T07:37:00Z"/>
          <w:rFonts w:asciiTheme="majorHAnsi" w:hAnsiTheme="majorHAnsi"/>
          <w:b/>
          <w:bCs/>
          <w:sz w:val="28"/>
          <w:szCs w:val="28"/>
        </w:rPr>
      </w:pPr>
      <w:ins w:id="21" w:author="Annie Kraehe" w:date="2025-05-19T17:07:00Z" w16du:dateUtc="2025-05-19T07:37:00Z">
        <w:r>
          <w:br w:type="page"/>
        </w:r>
      </w:ins>
    </w:p>
    <w:p w14:paraId="61426B8D" w14:textId="77777777" w:rsidR="003B295A" w:rsidRPr="00F53B11" w:rsidDel="007803C7" w:rsidRDefault="003B295A" w:rsidP="001E4115">
      <w:pPr>
        <w:spacing w:before="0" w:beforeAutospacing="0" w:after="160" w:afterAutospacing="0" w:line="480" w:lineRule="auto"/>
        <w:rPr>
          <w:del w:id="22" w:author="Annie Kraehe" w:date="2025-05-19T12:45:00Z" w16du:dateUtc="2025-05-19T03:15:00Z"/>
        </w:rPr>
      </w:pPr>
    </w:p>
    <w:p w14:paraId="744E95D6" w14:textId="4E8B5BAC" w:rsidR="006D6B43" w:rsidRPr="00F53B11" w:rsidRDefault="006D6B43" w:rsidP="001E4115">
      <w:pPr>
        <w:pStyle w:val="Heading1"/>
        <w:spacing w:line="480" w:lineRule="auto"/>
      </w:pPr>
      <w:bookmarkStart w:id="23" w:name="_Toc198911004"/>
      <w:bookmarkEnd w:id="0"/>
      <w:bookmarkEnd w:id="4"/>
      <w:r w:rsidRPr="00F53B11">
        <w:t>Methods</w:t>
      </w:r>
      <w:bookmarkEnd w:id="23"/>
    </w:p>
    <w:p w14:paraId="58E92CED" w14:textId="77777777" w:rsidR="006C5B0C" w:rsidRPr="00F53B11" w:rsidRDefault="006C5B0C" w:rsidP="001E4115">
      <w:pPr>
        <w:spacing w:line="480" w:lineRule="auto"/>
        <w:rPr>
          <w:b/>
          <w:bCs/>
        </w:rPr>
      </w:pPr>
      <w:r w:rsidRPr="00F53B11">
        <w:rPr>
          <w:b/>
          <w:bCs/>
        </w:rPr>
        <w:t>Overview</w:t>
      </w:r>
    </w:p>
    <w:p w14:paraId="787741B8" w14:textId="77777777" w:rsidR="00E17A77" w:rsidRPr="00F53B11" w:rsidRDefault="00E17A77" w:rsidP="001E4115">
      <w:pPr>
        <w:spacing w:line="480" w:lineRule="auto"/>
      </w:pPr>
      <w:r w:rsidRPr="00F53B11">
        <w:t>Species Distribution Models (SDMs) were used to examine how environmental factors have shaped the distribution of Leporillus over time. Occurrence records from both modern and subfossil sources were compiled and cleaned, and pseudo-absences were generated to contrast suitable and unsuitable habitats. Climate reconstructions provided the historical environmental context for hindcasting.</w:t>
      </w:r>
    </w:p>
    <w:p w14:paraId="1A323CAB" w14:textId="636FA313" w:rsidR="00E17A77" w:rsidRPr="00F53B11" w:rsidRDefault="00E17A77" w:rsidP="001E4115">
      <w:pPr>
        <w:spacing w:line="480" w:lineRule="auto"/>
      </w:pPr>
      <w:r w:rsidRPr="00F53B11">
        <w:t>All analyses were conducted in R version 4.4.3</w:t>
      </w:r>
      <w:del w:id="24" w:author="Annie Kraehe" w:date="2025-05-19T16:23:00Z" w16du:dateUtc="2025-05-19T06:53:00Z">
        <w:r w:rsidRPr="00F53B11" w:rsidDel="00B36652">
          <w:delText xml:space="preserve"> (R Core Team, 2024)</w:delText>
        </w:r>
      </w:del>
      <w:ins w:id="25" w:author="Annie Kraehe" w:date="2025-05-19T16:23:00Z" w16du:dateUtc="2025-05-19T06:53:00Z">
        <w:r w:rsidR="00B36652" w:rsidRPr="00F53B11">
          <w:rPr>
            <w:rPrChange w:id="26" w:author="Annie Kraehe" w:date="2025-05-19T17:04:00Z" w16du:dateUtc="2025-05-19T07:34:00Z">
              <w:rPr>
                <w:highlight w:val="yellow"/>
              </w:rPr>
            </w:rPrChange>
          </w:rPr>
          <w:t xml:space="preserve"> </w:t>
        </w:r>
      </w:ins>
      <w:r w:rsidR="00B36652" w:rsidRPr="00F53B11">
        <w:rPr>
          <w:rPrChange w:id="27" w:author="Annie Kraehe" w:date="2025-05-19T17:04:00Z" w16du:dateUtc="2025-05-19T07:34:00Z">
            <w:rPr>
              <w:highlight w:val="yellow"/>
            </w:rPr>
          </w:rPrChange>
        </w:rPr>
        <w:fldChar w:fldCharType="begin"/>
      </w:r>
      <w:r w:rsidR="005651E4" w:rsidRPr="00F53B11">
        <w:rPr>
          <w:rPrChange w:id="28" w:author="Annie Kraehe" w:date="2025-05-19T17:04:00Z" w16du:dateUtc="2025-05-19T07:34:00Z">
            <w:rPr>
              <w:highlight w:val="yellow"/>
            </w:rPr>
          </w:rPrChange>
        </w:rPr>
        <w:instrText xml:space="preserve"> ADDIN EN.CITE &lt;EndNote&gt;&lt;Cite&gt;&lt;Author&gt;R Core Team&lt;/Author&gt;&lt;Year&gt;2010&lt;/Year&gt;&lt;RecNum&gt;1550&lt;/RecNum&gt;&lt;DisplayText&gt;(R Core Team, 2010)&lt;/DisplayText&gt;&lt;record&gt;&lt;rec-number&gt;1550&lt;/rec-number&gt;&lt;foreign-keys&gt;&lt;key app="EN" db-id="e0wsva0pt9tdf2e2v02v59toar99ttxfrsap" timestamp="1747637595" guid="10b199b6-69a4-4a6a-b7a8-6b63a37d06e4"&gt;1550&lt;/key&gt;&lt;/foreign-keys&gt;&lt;ref-type name="Journal Article"&gt;17&lt;/ref-type&gt;&lt;contributors&gt;&lt;authors&gt;&lt;author&gt;R Core Team,&lt;/author&gt;&lt;/authors&gt;&lt;/contributors&gt;&lt;titles&gt;&lt;title&gt;R: A language and environment for statistical computing&lt;/title&gt;&lt;secondary-title&gt;(No Title)&lt;/secondary-title&gt;&lt;/titles&gt;&lt;periodical&gt;&lt;full-title&gt;(No Title)&lt;/full-title&gt;&lt;/periodical&gt;&lt;dates&gt;&lt;year&gt;2010&lt;/year&gt;&lt;/dates&gt;&lt;urls&gt;&lt;/urls&gt;&lt;/record&gt;&lt;/Cite&gt;&lt;/EndNote&gt;</w:instrText>
      </w:r>
      <w:r w:rsidR="00B36652" w:rsidRPr="00F53B11">
        <w:rPr>
          <w:rPrChange w:id="29" w:author="Annie Kraehe" w:date="2025-05-19T17:04:00Z" w16du:dateUtc="2025-05-19T07:34:00Z">
            <w:rPr>
              <w:highlight w:val="yellow"/>
            </w:rPr>
          </w:rPrChange>
        </w:rPr>
        <w:fldChar w:fldCharType="separate"/>
      </w:r>
      <w:r w:rsidR="005651E4" w:rsidRPr="00F53B11">
        <w:rPr>
          <w:noProof/>
          <w:rPrChange w:id="30" w:author="Annie Kraehe" w:date="2025-05-19T17:04:00Z" w16du:dateUtc="2025-05-19T07:34:00Z">
            <w:rPr>
              <w:noProof/>
              <w:highlight w:val="yellow"/>
            </w:rPr>
          </w:rPrChange>
        </w:rPr>
        <w:t>(R Core Team, 2010)</w:t>
      </w:r>
      <w:r w:rsidR="00B36652" w:rsidRPr="00F53B11">
        <w:rPr>
          <w:rPrChange w:id="31" w:author="Annie Kraehe" w:date="2025-05-19T17:04:00Z" w16du:dateUtc="2025-05-19T07:34:00Z">
            <w:rPr>
              <w:highlight w:val="yellow"/>
            </w:rPr>
          </w:rPrChange>
        </w:rPr>
        <w:fldChar w:fldCharType="end"/>
      </w:r>
      <w:r w:rsidRPr="00F53B11">
        <w:t xml:space="preserve">. SDMs were developed using the tidysdm package </w:t>
      </w:r>
      <w:r w:rsidRPr="00F53B11">
        <w:fldChar w:fldCharType="begin"/>
      </w:r>
      <w:r w:rsidR="00806509">
        <w:instrText xml:space="preserve"> ADDIN EN.CITE &lt;EndNote&gt;&lt;Cite&gt;&lt;Author&gt;Leonardi&lt;/Author&gt;&lt;Year&gt;2024&lt;/Year&gt;&lt;RecNum&gt;19&lt;/RecNum&gt;&lt;DisplayText&gt;(Leonardi et al., 2024)&lt;/DisplayText&gt;&lt;record&gt;&lt;rec-number&gt;19&lt;/rec-number&gt;&lt;foreign-keys&gt;&lt;key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r w:rsidRPr="00F53B11">
        <w:fldChar w:fldCharType="separate"/>
      </w:r>
      <w:r w:rsidR="00806509">
        <w:rPr>
          <w:noProof/>
        </w:rPr>
        <w:t>(Leonardi et al., 2024)</w:t>
      </w:r>
      <w:r w:rsidRPr="00F53B11">
        <w:fldChar w:fldCharType="end"/>
      </w:r>
      <w:r w:rsidRPr="00F53B11">
        <w:t>, which builds on the tidymodels framework and supports temporal projection across palaeoclimatic layers. The modelling workflow followed the palaeo-SDM pipeline demonstrated in the tidysdm documentation, including model training, cross-validation, ensemble generation, and hindcasting to past climate conditions</w:t>
      </w:r>
      <w:r w:rsidR="008D5BC5" w:rsidRPr="00F53B11">
        <w:rPr>
          <w:rStyle w:val="FootnoteReference"/>
        </w:rPr>
        <w:footnoteReference w:id="1"/>
      </w:r>
      <w:r w:rsidR="008D5BC5" w:rsidRPr="00F53B11">
        <w:t>.</w:t>
      </w:r>
      <w:r w:rsidRPr="00F53B11">
        <w:t xml:space="preserve"> This package was selected for its capacity to accommodate deep-time reconstructions more effectively than standard SDM tools.</w:t>
      </w:r>
    </w:p>
    <w:p w14:paraId="13362CBB" w14:textId="23A67D17" w:rsidR="00E17A77" w:rsidRPr="00F53B11" w:rsidDel="00F53B11" w:rsidRDefault="00E17A77" w:rsidP="001E4115">
      <w:pPr>
        <w:spacing w:line="480" w:lineRule="auto"/>
        <w:rPr>
          <w:del w:id="33" w:author="Annie Kraehe" w:date="2025-05-19T17:05:00Z" w16du:dateUtc="2025-05-19T07:35:00Z"/>
        </w:rPr>
      </w:pPr>
      <w:r w:rsidRPr="00F53B11">
        <w:t xml:space="preserve">Spatial data were processed using the sf package </w:t>
      </w:r>
      <w:r w:rsidR="008D5BC5" w:rsidRPr="00F53B11">
        <w:fldChar w:fldCharType="begin"/>
      </w:r>
      <w:r w:rsidR="008D5BC5" w:rsidRPr="00F53B11">
        <w:instrText xml:space="preserve"> ADDIN EN.CITE &lt;EndNote&gt;&lt;Cite&gt;&lt;Author&gt;Pebesma&lt;/Author&gt;&lt;Year&gt;2018&lt;/Year&gt;&lt;RecNum&gt;28&lt;/RecNum&gt;&lt;DisplayText&gt;(Pebesma, 2018)&lt;/DisplayText&gt;&lt;record&gt;&lt;rec-number&gt;28&lt;/rec-number&gt;&lt;foreign-keys&gt;&lt;key app="EN" db-id="re2war52eza5rdewpp2v0stjxwv5v9f02wt5" timestamp="1747114064"&gt;28&lt;/key&gt;&lt;/foreign-keys&gt;&lt;ref-type name="Computer Program"&gt;9&lt;/ref-type&gt;&lt;contributors&gt;&lt;authors&gt;&lt;author&gt;Pebesma, Edzer&lt;/author&gt;&lt;/authors&gt;&lt;/contributors&gt;&lt;titles&gt;&lt;title&gt;{Simple Features for R: Standardized Support for Spatial Vector Data}&lt;/title&gt;&lt;/titles&gt;&lt;dates&gt;&lt;year&gt;2018&lt;/year&gt;&lt;/dates&gt;&lt;publisher&gt;CRAN&lt;/publisher&gt;&lt;urls&gt;&lt;related-urls&gt;&lt;url&gt;https://doi.org/10.32614/RJ-2018-009&lt;/url&gt;&lt;/related-urls&gt;&lt;/urls&gt;&lt;/record&gt;&lt;/Cite&gt;&lt;/EndNote&gt;</w:instrText>
      </w:r>
      <w:r w:rsidR="008D5BC5" w:rsidRPr="00F53B11">
        <w:fldChar w:fldCharType="separate"/>
      </w:r>
      <w:r w:rsidR="008D5BC5" w:rsidRPr="00F53B11">
        <w:rPr>
          <w:noProof/>
        </w:rPr>
        <w:t>(Pebesma, 2018)</w:t>
      </w:r>
      <w:r w:rsidR="008D5BC5" w:rsidRPr="00F53B11">
        <w:fldChar w:fldCharType="end"/>
      </w:r>
      <w:ins w:id="34" w:author="Annie Kraehe" w:date="2025-05-19T14:14:00Z" w16du:dateUtc="2025-05-19T04:44:00Z">
        <w:r w:rsidR="008D5BC5" w:rsidRPr="00F53B11">
          <w:t xml:space="preserve"> </w:t>
        </w:r>
      </w:ins>
      <w:r w:rsidRPr="00F53B11">
        <w:t xml:space="preserve">for vector operations and terra for raster manipulation, with tidyterra and ggplot2 used for visualisation. Palaeoclimate variables were accessed via the pastclim package, using reconstructions from Krapp et al. (2021). Model evaluation was conducted using DALEX </w:t>
      </w:r>
      <w:r w:rsidR="008D5BC5" w:rsidRPr="00F53B11">
        <w:fldChar w:fldCharType="begin"/>
      </w:r>
      <w:r w:rsidR="008D5BC5" w:rsidRPr="00F53B11">
        <w:instrText xml:space="preserve"> ADDIN EN.CITE &lt;EndNote&gt;&lt;Cite&gt;&lt;Author&gt;Biecek&lt;/Author&gt;&lt;Year&gt;2018&lt;/Year&gt;&lt;RecNum&gt;44&lt;/RecNum&gt;&lt;DisplayText&gt;(Biecek, 2018)&lt;/DisplayText&gt;&lt;record&gt;&lt;rec-number&gt;44&lt;/rec-number&gt;&lt;foreign-keys&gt;&lt;key app="EN" db-id="re2war52eza5rdewpp2v0stjxwv5v9f02wt5" timestamp="1747114064"&gt;44&lt;/key&gt;&lt;/foreign-keys&gt;&lt;ref-type name="Computer Program"&gt;9&lt;/ref-type&gt;&lt;contributors&gt;&lt;authors&gt;&lt;author&gt;Biecek, Przemyslaw&lt;/author&gt;&lt;/authors&gt;&lt;/contributors&gt;&lt;titles&gt;&lt;title&gt;DALEX: Explainers for Complex Predictive Models in R&lt;/title&gt;&lt;/titles&gt;&lt;dates&gt;&lt;year&gt;2018&lt;/year&gt;&lt;/dates&gt;&lt;publisher&gt;CRAN&lt;/publisher&gt;&lt;urls&gt;&lt;related-urls&gt;&lt;url&gt;https://jmlr.org/papers/v19/18-416.html&lt;/url&gt;&lt;/related-urls&gt;&lt;/urls&gt;&lt;/record&gt;&lt;/Cite&gt;&lt;/EndNote&gt;</w:instrText>
      </w:r>
      <w:r w:rsidR="008D5BC5" w:rsidRPr="00F53B11">
        <w:fldChar w:fldCharType="separate"/>
      </w:r>
      <w:r w:rsidR="008D5BC5" w:rsidRPr="00F53B11">
        <w:rPr>
          <w:noProof/>
        </w:rPr>
        <w:t>(Biecek, 2018)</w:t>
      </w:r>
      <w:r w:rsidR="008D5BC5" w:rsidRPr="00F53B11">
        <w:fldChar w:fldCharType="end"/>
      </w:r>
      <w:ins w:id="35" w:author="Annie Kraehe" w:date="2025-05-19T14:15:00Z" w16du:dateUtc="2025-05-19T04:45:00Z">
        <w:r w:rsidR="008D5BC5" w:rsidRPr="00F53B11">
          <w:t xml:space="preserve"> </w:t>
        </w:r>
      </w:ins>
      <w:r w:rsidRPr="00F53B11">
        <w:t>for explainability metrics, the Boyce Index from ecospat, and spatial block cross-validation via tidysdm</w:t>
      </w:r>
      <w:ins w:id="36" w:author="Annie Kraehe" w:date="2025-05-19T14:15:00Z" w16du:dateUtc="2025-05-19T04:45:00Z">
        <w:r w:rsidR="008D5BC5" w:rsidRPr="00F53B11">
          <w:t xml:space="preserve"> </w:t>
        </w:r>
      </w:ins>
      <w:r w:rsidR="008D5BC5" w:rsidRPr="00F53B11">
        <w:fldChar w:fldCharType="begin"/>
      </w:r>
      <w:r w:rsidR="00806509">
        <w:instrText xml:space="preserve"> ADDIN EN.CITE &lt;EndNote&gt;&lt;Cite&gt;&lt;Author&gt;Leonardi&lt;/Author&gt;&lt;Year&gt;2024&lt;/Year&gt;&lt;RecNum&gt;19&lt;/RecNum&gt;&lt;DisplayText&gt;(Leonardi et al., 2024)&lt;/DisplayText&gt;&lt;record&gt;&lt;rec-number&gt;19&lt;/rec-number&gt;&lt;foreign-keys&gt;&lt;key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r w:rsidR="008D5BC5" w:rsidRPr="00F53B11">
        <w:fldChar w:fldCharType="separate"/>
      </w:r>
      <w:r w:rsidR="00806509">
        <w:rPr>
          <w:noProof/>
        </w:rPr>
        <w:t>(Leonardi et al., 2024)</w:t>
      </w:r>
      <w:r w:rsidR="008D5BC5" w:rsidRPr="00F53B11">
        <w:fldChar w:fldCharType="end"/>
      </w:r>
      <w:r w:rsidRPr="00F53B11">
        <w:t xml:space="preserve">. Data wrangling and general processing were performed using </w:t>
      </w:r>
      <w:proofErr w:type="spellStart"/>
      <w:r w:rsidRPr="00F53B11">
        <w:t>dplyr</w:t>
      </w:r>
      <w:proofErr w:type="spellEnd"/>
      <w:ins w:id="37" w:author="Annie Kraehe" w:date="2025-05-19T14:16:00Z" w16du:dateUtc="2025-05-19T04:46:00Z">
        <w:r w:rsidR="008D5BC5" w:rsidRPr="00F53B11">
          <w:t xml:space="preserve"> </w:t>
        </w:r>
      </w:ins>
      <w:r w:rsidR="008D5BC5" w:rsidRPr="00F53B11">
        <w:fldChar w:fldCharType="begin"/>
      </w:r>
      <w:r w:rsidR="00806509">
        <w:instrText xml:space="preserve"> ADDIN EN.CITE &lt;EndNote&gt;&lt;Cite&gt;&lt;Author&gt;Wickham&lt;/Author&gt;&lt;Year&gt;2023&lt;/Year&gt;&lt;RecNum&gt;41&lt;/RecNum&gt;&lt;DisplayText&gt;(Wickham et al., 2023)&lt;/DisplayText&gt;&lt;record&gt;&lt;rec-number&gt;41&lt;/rec-number&gt;&lt;foreign-keys&gt;&lt;key app="EN" db-id="re2war52eza5rdewpp2v0stjxwv5v9f02wt5" timestamp="1747114064"&gt;41&lt;/key&gt;&lt;/foreign-keys&gt;&lt;ref-type name="Computer Program"&gt;9&lt;/ref-type&gt;&lt;contributors&gt;&lt;authors&gt;&lt;author&gt;Wickham, Hadley&lt;/author&gt;&lt;author&gt;François, Romain&lt;/author&gt;&lt;author&gt;Henry, Lionel&lt;/author&gt;&lt;author&gt;Müller, Kirill&lt;/author&gt;&lt;author&gt;Vaughan, Davis&lt;/author&gt;&lt;/authors&gt;&lt;/contributors&gt;&lt;titles&gt;&lt;title&gt;dplyr: A Grammar of Data Manipulation&lt;/title&gt;&lt;/titles&gt;&lt;volume&gt;R package version 1.1.4&lt;/volume&gt;&lt;dates&gt;&lt;year&gt;2023&lt;/year&gt;&lt;/dates&gt;&lt;publisher&gt;CRAN&lt;/publisher&gt;&lt;urls&gt;&lt;related-urls&gt;&lt;url&gt;https://CRAN.R-project.org/package=dplyr&lt;/url&gt;&lt;/related-urls&gt;&lt;/urls&gt;&lt;/record&gt;&lt;/Cite&gt;&lt;/EndNote&gt;</w:instrText>
      </w:r>
      <w:r w:rsidR="008D5BC5" w:rsidRPr="00F53B11">
        <w:fldChar w:fldCharType="separate"/>
      </w:r>
      <w:r w:rsidR="00806509">
        <w:rPr>
          <w:noProof/>
        </w:rPr>
        <w:t>(Wickham et al., 2023)</w:t>
      </w:r>
      <w:r w:rsidR="008D5BC5" w:rsidRPr="00F53B11">
        <w:fldChar w:fldCharType="end"/>
      </w:r>
      <w:r w:rsidRPr="00F53B11">
        <w:t xml:space="preserve">, </w:t>
      </w:r>
      <w:del w:id="38" w:author="Annie Kraehe" w:date="2025-05-19T14:16:00Z" w16du:dateUtc="2025-05-19T04:46:00Z">
        <w:r w:rsidRPr="00F53B11" w:rsidDel="008D5BC5">
          <w:delText>purrr</w:delText>
        </w:r>
      </w:del>
      <w:ins w:id="39" w:author="Annie Kraehe" w:date="2025-05-19T14:16:00Z" w16du:dateUtc="2025-05-19T04:46:00Z">
        <w:r w:rsidR="008D5BC5" w:rsidRPr="00F53B11">
          <w:t xml:space="preserve">purr </w:t>
        </w:r>
      </w:ins>
      <w:r w:rsidR="008D5BC5" w:rsidRPr="00F53B11">
        <w:fldChar w:fldCharType="begin"/>
      </w:r>
      <w:r w:rsidR="008D5BC5" w:rsidRPr="00F53B11">
        <w:instrText xml:space="preserve"> ADDIN EN.CITE &lt;EndNote&gt;&lt;Cite&gt;&lt;Author&gt;Wickham&lt;/Author&gt;&lt;Year&gt;2023&lt;/Year&gt;&lt;RecNum&gt;35&lt;/RecNum&gt;&lt;DisplayText&gt;(Wickham &amp;amp; Henry, 2023)&lt;/DisplayText&gt;&lt;record&gt;&lt;rec-number&gt;35&lt;/rec-number&gt;&lt;foreign-keys&gt;&lt;key app="EN" db-id="re2war52eza5rdewpp2v0stjxwv5v9f02wt5" timestamp="1747114064"&gt;35&lt;/key&gt;&lt;/foreign-keys&gt;&lt;ref-type name="Computer Program"&gt;9&lt;/ref-type&gt;&lt;contributors&gt;&lt;authors&gt;&lt;author&gt;Wickham, Hadley&lt;/author&gt;&lt;author&gt;Henry, Lionel&lt;/author&gt;&lt;/authors&gt;&lt;/contributors&gt;&lt;titles&gt;&lt;title&gt;purrr: Functional Programming Tools&lt;/title&gt;&lt;/titles&gt;&lt;volume&gt;R package version 1.0.2&lt;/volume&gt;&lt;dates&gt;&lt;year&gt;2023&lt;/year&gt;&lt;/dates&gt;&lt;publisher&gt;CRAN&lt;/publisher&gt;&lt;urls&gt;&lt;related-urls&gt;&lt;url&gt;https://CRAN.R-project.org/package=purrr&lt;/url&gt;&lt;/related-urls&gt;&lt;/urls&gt;&lt;/record&gt;&lt;/Cite&gt;&lt;/EndNote&gt;</w:instrText>
      </w:r>
      <w:r w:rsidR="008D5BC5" w:rsidRPr="00F53B11">
        <w:fldChar w:fldCharType="separate"/>
      </w:r>
      <w:r w:rsidR="008D5BC5" w:rsidRPr="00F53B11">
        <w:rPr>
          <w:noProof/>
        </w:rPr>
        <w:t>(Wickham &amp; Henry, 2023)</w:t>
      </w:r>
      <w:r w:rsidR="008D5BC5" w:rsidRPr="00F53B11">
        <w:fldChar w:fldCharType="end"/>
      </w:r>
      <w:r w:rsidRPr="00F53B11">
        <w:t xml:space="preserve">, and </w:t>
      </w:r>
      <w:proofErr w:type="spellStart"/>
      <w:r w:rsidRPr="00F53B11">
        <w:t>tidyr</w:t>
      </w:r>
      <w:proofErr w:type="spellEnd"/>
      <w:ins w:id="40" w:author="Annie Kraehe" w:date="2025-05-19T14:17:00Z" w16du:dateUtc="2025-05-19T04:47:00Z">
        <w:r w:rsidR="008D5BC5" w:rsidRPr="00F53B11">
          <w:t xml:space="preserve"> </w:t>
        </w:r>
      </w:ins>
      <w:r w:rsidR="008D5BC5" w:rsidRPr="00F53B11">
        <w:fldChar w:fldCharType="begin"/>
      </w:r>
      <w:r w:rsidR="00806509">
        <w:instrText xml:space="preserve"> ADDIN EN.CITE &lt;EndNote&gt;&lt;Cite&gt;&lt;Author&gt;Wickham&lt;/Author&gt;&lt;Year&gt;2024&lt;/Year&gt;&lt;RecNum&gt;26&lt;/RecNum&gt;&lt;DisplayText&gt;(Wickham et al., 2024)&lt;/DisplayText&gt;&lt;record&gt;&lt;rec-number&gt;26&lt;/rec-number&gt;&lt;foreign-keys&gt;&lt;key app="EN" db-id="re2war52eza5rdewpp2v0stjxwv5v9f02wt5" timestamp="1747114064"&gt;26&lt;/key&gt;&lt;/foreign-keys&gt;&lt;ref-type name="Computer Program"&gt;9&lt;/ref-type&gt;&lt;contributors&gt;&lt;authors&gt;&lt;author&gt;Wickham, Hadley&lt;/author&gt;&lt;author&gt;Vaughan, Davis&lt;/author&gt;&lt;author&gt;Girlich, Maximilian&lt;/author&gt;&lt;/authors&gt;&lt;/contributors&gt;&lt;titles&gt;&lt;title&gt;tidyr: Tidy Messy Data&lt;/title&gt;&lt;/titles&gt;&lt;volume&gt;R package version 1.3.1&lt;/volume&gt;&lt;dates&gt;&lt;year&gt;2024&lt;/year&gt;&lt;/dates&gt;&lt;publisher&gt;CRAN&lt;/publisher&gt;&lt;urls&gt;&lt;related-urls&gt;&lt;url&gt;https://CRAN.R-project.org/package=tidyr&lt;/url&gt;&lt;/related-urls&gt;&lt;/urls&gt;&lt;/record&gt;&lt;/Cite&gt;&lt;/EndNote&gt;</w:instrText>
      </w:r>
      <w:r w:rsidR="008D5BC5" w:rsidRPr="00F53B11">
        <w:fldChar w:fldCharType="separate"/>
      </w:r>
      <w:r w:rsidR="00806509">
        <w:rPr>
          <w:noProof/>
        </w:rPr>
        <w:t>(Wickham et al., 2024)</w:t>
      </w:r>
      <w:r w:rsidR="008D5BC5" w:rsidRPr="00F53B11">
        <w:fldChar w:fldCharType="end"/>
      </w:r>
      <w:r w:rsidRPr="00F53B11">
        <w:t xml:space="preserve">. Country outlines were </w:t>
      </w:r>
      <w:r w:rsidRPr="00F53B11">
        <w:lastRenderedPageBreak/>
        <w:t xml:space="preserve">visualised using </w:t>
      </w:r>
      <w:proofErr w:type="spellStart"/>
      <w:r w:rsidRPr="00F53B11">
        <w:t>rworldmap</w:t>
      </w:r>
      <w:proofErr w:type="spellEnd"/>
      <w:ins w:id="41" w:author="Annie Kraehe" w:date="2025-05-19T14:17:00Z" w16du:dateUtc="2025-05-19T04:47:00Z">
        <w:r w:rsidR="008D5BC5" w:rsidRPr="00F53B11">
          <w:t xml:space="preserve"> </w:t>
        </w:r>
      </w:ins>
      <w:r w:rsidR="008D5BC5" w:rsidRPr="00F53B11">
        <w:fldChar w:fldCharType="begin"/>
      </w:r>
      <w:r w:rsidR="008D5BC5" w:rsidRPr="00F53B11">
        <w:instrText xml:space="preserve"> ADDIN EN.CITE &lt;EndNote&gt;&lt;Cite&gt;&lt;Author&gt;South&lt;/Author&gt;&lt;Year&gt;2011&lt;/Year&gt;&lt;RecNum&gt;29&lt;/RecNum&gt;&lt;DisplayText&gt;(South, 2011)&lt;/DisplayText&gt;&lt;record&gt;&lt;rec-number&gt;29&lt;/rec-number&gt;&lt;foreign-keys&gt;&lt;key app="EN" db-id="re2war52eza5rdewpp2v0stjxwv5v9f02wt5" timestamp="1747114064"&gt;29&lt;/key&gt;&lt;/foreign-keys&gt;&lt;ref-type name="Computer Program"&gt;9&lt;/ref-type&gt;&lt;contributors&gt;&lt;authors&gt;&lt;author&gt;South, Andy&lt;/author&gt;&lt;/authors&gt;&lt;/contributors&gt;&lt;titles&gt;&lt;title&gt;rworldmap: A New {R} package for Mapping Global Data&lt;/title&gt;&lt;/titles&gt;&lt;dates&gt;&lt;year&gt;2011&lt;/year&gt;&lt;/dates&gt;&lt;publisher&gt;CRAN&lt;/publisher&gt;&lt;urls&gt;&lt;related-urls&gt;&lt;url&gt;https://journal.r-project.org/articles/RJ-2011-006/&lt;/url&gt;&lt;/related-urls&gt;&lt;/urls&gt;&lt;/record&gt;&lt;/Cite&gt;&lt;/EndNote&gt;</w:instrText>
      </w:r>
      <w:r w:rsidR="008D5BC5" w:rsidRPr="00F53B11">
        <w:fldChar w:fldCharType="separate"/>
      </w:r>
      <w:r w:rsidR="008D5BC5" w:rsidRPr="00F53B11">
        <w:rPr>
          <w:noProof/>
        </w:rPr>
        <w:t>(South, 2011)</w:t>
      </w:r>
      <w:r w:rsidR="008D5BC5" w:rsidRPr="00F53B11">
        <w:fldChar w:fldCharType="end"/>
      </w:r>
      <w:r w:rsidRPr="00F53B11">
        <w:t>.</w:t>
      </w:r>
      <w:ins w:id="42" w:author="Annie Kraehe" w:date="2025-05-19T17:05:00Z" w16du:dateUtc="2025-05-19T07:35:00Z">
        <w:r w:rsidR="00F53B11">
          <w:t xml:space="preserve"> </w:t>
        </w:r>
      </w:ins>
    </w:p>
    <w:p w14:paraId="106A8DD2" w14:textId="263D5094" w:rsidR="00CB009D" w:rsidRPr="00F53B11" w:rsidRDefault="00E17A77" w:rsidP="001E4115">
      <w:pPr>
        <w:spacing w:line="480" w:lineRule="auto"/>
        <w:rPr>
          <w:b/>
          <w:bCs/>
        </w:rPr>
      </w:pPr>
      <w:r w:rsidRPr="00F53B11">
        <w:t xml:space="preserve">A full list of R packages, including version numbers and formal citations, is provided in the </w:t>
      </w:r>
      <w:del w:id="43" w:author="Annie Kraehe" w:date="2025-05-23T16:34:00Z" w16du:dateUtc="2025-05-23T07:04:00Z">
        <w:r w:rsidRPr="00F53B11" w:rsidDel="00870ACD">
          <w:delText>Supplementary Materials</w:delText>
        </w:r>
      </w:del>
      <w:ins w:id="44" w:author="Annie Kraehe" w:date="2025-05-23T16:34:00Z" w16du:dateUtc="2025-05-23T07:04:00Z">
        <w:r w:rsidR="00870ACD">
          <w:t>Supporting information</w:t>
        </w:r>
      </w:ins>
      <w:r w:rsidRPr="00F53B11">
        <w:t xml:space="preserve"> </w:t>
      </w:r>
      <w:r w:rsidR="00CB009D" w:rsidRPr="00F53B11">
        <w:t>(</w:t>
      </w:r>
      <w:r w:rsidR="002B7538" w:rsidRPr="00F53B11">
        <w:rPr>
          <w:b/>
          <w:bCs/>
        </w:rPr>
        <w:fldChar w:fldCharType="begin"/>
      </w:r>
      <w:r w:rsidR="002B7538" w:rsidRPr="00F53B11">
        <w:instrText xml:space="preserve"> REF _Ref198062891 \h  \* MERGEFORMAT </w:instrText>
      </w:r>
      <w:r w:rsidR="002B7538" w:rsidRPr="00F53B11">
        <w:rPr>
          <w:b/>
          <w:bCs/>
        </w:rPr>
      </w:r>
      <w:del w:id="45" w:author="Annie Kraehe" w:date="2025-05-23T16:37:00Z" w16du:dateUtc="2025-05-23T07:07:00Z">
        <w:r w:rsidR="002B7538" w:rsidRPr="00F53B11">
          <w:rPr>
            <w:b/>
            <w:bCs/>
          </w:rPr>
          <w:fldChar w:fldCharType="separate"/>
        </w:r>
        <w:r w:rsidR="009068E6" w:rsidRPr="00F53B11" w:rsidDel="00870ACD">
          <w:delText xml:space="preserve">Supplementary Table </w:delText>
        </w:r>
        <w:r w:rsidR="009068E6" w:rsidRPr="00F53B11" w:rsidDel="00870ACD">
          <w:rPr>
            <w:noProof/>
          </w:rPr>
          <w:delText>1</w:delText>
        </w:r>
      </w:del>
      <w:r w:rsidR="002B7538" w:rsidRPr="00F53B11">
        <w:rPr>
          <w:b/>
          <w:bCs/>
        </w:rPr>
        <w:fldChar w:fldCharType="end"/>
      </w:r>
      <w:r w:rsidR="00CB009D" w:rsidRPr="00F53B11">
        <w:t>).</w:t>
      </w:r>
    </w:p>
    <w:p w14:paraId="041B7AC3" w14:textId="77777777" w:rsidR="00E17A77" w:rsidRPr="006855D4" w:rsidRDefault="00E17A77" w:rsidP="001E4115">
      <w:pPr>
        <w:spacing w:line="480" w:lineRule="auto"/>
        <w:pPrChange w:id="46" w:author="Annie Kraehe" w:date="2025-05-23T16:32:00Z" w16du:dateUtc="2025-05-23T07:02:00Z">
          <w:pPr>
            <w:pStyle w:val="Heading2"/>
          </w:pPr>
        </w:pPrChange>
      </w:pPr>
      <w:r w:rsidRPr="006855D4">
        <w:t xml:space="preserve">Throughout this study, “middens” refers to </w:t>
      </w:r>
      <w:r w:rsidRPr="006855D4">
        <w:rPr>
          <w:rPrChange w:id="47" w:author="Annie Kraehe" w:date="2025-05-23T16:32:00Z" w16du:dateUtc="2025-05-23T07:02:00Z">
            <w:rPr>
              <w:b w:val="0"/>
              <w:bCs w:val="0"/>
              <w:i/>
              <w:iCs/>
            </w:rPr>
          </w:rPrChange>
        </w:rPr>
        <w:t>Leporillus</w:t>
      </w:r>
      <w:r w:rsidRPr="006855D4">
        <w:t xml:space="preserve"> nests or nest remains of any age, while “subfossils” refers exclusively to skeletal remains such as bones and teeth.</w:t>
      </w:r>
    </w:p>
    <w:p w14:paraId="6D525A3C" w14:textId="77777777" w:rsidR="00E17A77" w:rsidRPr="00F53B11" w:rsidDel="00D10B5A" w:rsidRDefault="00E17A77" w:rsidP="001E4115">
      <w:pPr>
        <w:spacing w:line="480" w:lineRule="auto"/>
        <w:rPr>
          <w:del w:id="48" w:author="Annie Kraehe" w:date="2025-05-19T16:42:00Z" w16du:dateUtc="2025-05-19T07:12:00Z"/>
        </w:rPr>
      </w:pPr>
    </w:p>
    <w:p w14:paraId="549B3367" w14:textId="3B74F1BC" w:rsidR="00923A94" w:rsidRPr="00F53B11" w:rsidRDefault="00923A94" w:rsidP="001E4115">
      <w:pPr>
        <w:pStyle w:val="Heading2"/>
        <w:spacing w:line="480" w:lineRule="auto"/>
      </w:pPr>
      <w:bookmarkStart w:id="49" w:name="_Toc198911005"/>
      <w:r w:rsidRPr="00F53B11">
        <w:t>Species</w:t>
      </w:r>
      <w:r w:rsidR="00C97E93" w:rsidRPr="00F53B11">
        <w:t xml:space="preserve"> occurrence data</w:t>
      </w:r>
      <w:bookmarkEnd w:id="49"/>
    </w:p>
    <w:p w14:paraId="126F25D0" w14:textId="465AF8CB" w:rsidR="006D6B43" w:rsidRPr="00F53B11" w:rsidDel="008D5BC5" w:rsidRDefault="006D6B43" w:rsidP="001E4115">
      <w:pPr>
        <w:spacing w:line="480" w:lineRule="auto"/>
        <w:rPr>
          <w:del w:id="50" w:author="Annie Kraehe" w:date="2025-05-19T14:18:00Z" w16du:dateUtc="2025-05-19T04:48:00Z"/>
        </w:rPr>
        <w:pPrChange w:id="51" w:author="Annie Kraehe" w:date="2025-05-23T16:32:00Z" w16du:dateUtc="2025-05-23T07:02:00Z">
          <w:pPr>
            <w:pStyle w:val="Heading3"/>
          </w:pPr>
        </w:pPrChange>
      </w:pPr>
      <w:del w:id="52" w:author="Annie Kraehe" w:date="2025-05-19T14:18:00Z" w16du:dateUtc="2025-05-19T04:48:00Z">
        <w:r w:rsidRPr="00F53B11" w:rsidDel="008D5BC5">
          <w:delText>Data Sources</w:delText>
        </w:r>
      </w:del>
    </w:p>
    <w:p w14:paraId="03C5E3DC" w14:textId="0332913B" w:rsidR="00051F1B" w:rsidRPr="00F53B11" w:rsidRDefault="00051F1B" w:rsidP="001E4115">
      <w:pPr>
        <w:spacing w:line="480" w:lineRule="auto"/>
        <w:rPr>
          <w:b/>
          <w:bCs/>
        </w:rPr>
      </w:pPr>
      <w:r w:rsidRPr="00F53B11">
        <w:t xml:space="preserve">The location data for stick-nest rats and their middens in this study were sourced from both published and unpublished materials. Key published sources include Copley (1999), Pearson </w:t>
      </w:r>
      <w:r w:rsidR="00E80FE8" w:rsidRPr="00F53B11">
        <w:rPr>
          <w:i/>
        </w:rPr>
        <w:t>et al.</w:t>
      </w:r>
      <w:r w:rsidRPr="00F53B11">
        <w:t xml:space="preserve"> (2005), McBride </w:t>
      </w:r>
      <w:r w:rsidR="00E80FE8" w:rsidRPr="00F53B11">
        <w:rPr>
          <w:i/>
        </w:rPr>
        <w:t>et al.</w:t>
      </w:r>
      <w:r w:rsidRPr="00F53B11">
        <w:t xml:space="preserve"> (2022), Baynes (1984), and Lundelius &amp; Turnbull (1999). </w:t>
      </w:r>
      <w:commentRangeStart w:id="53"/>
      <w:commentRangeStart w:id="54"/>
      <w:r w:rsidRPr="00F53B11">
        <w:t>Unpublished datasets from reputable sources were also included, such as those from Stuart Pearson</w:t>
      </w:r>
      <w:r w:rsidR="002B7538" w:rsidRPr="00F53B11">
        <w:rPr>
          <w:b/>
          <w:bCs/>
        </w:rPr>
        <w:fldChar w:fldCharType="begin"/>
      </w:r>
      <w:r w:rsidR="002B7538" w:rsidRPr="00F53B11">
        <w:instrText xml:space="preserve"> REF _Ref198062916 \h </w:instrText>
      </w:r>
      <w:r w:rsidR="00D855E1" w:rsidRPr="00F53B11">
        <w:instrText xml:space="preserve"> \* MERGEFORMAT </w:instrText>
      </w:r>
      <w:r w:rsidR="002B7538" w:rsidRPr="00F53B11">
        <w:rPr>
          <w:b/>
          <w:bCs/>
        </w:rPr>
      </w:r>
      <w:r w:rsidR="002B7538" w:rsidRPr="00F53B11">
        <w:rPr>
          <w:b/>
          <w:bCs/>
        </w:rPr>
        <w:fldChar w:fldCharType="end"/>
      </w:r>
      <w:r w:rsidRPr="00F53B11">
        <w:t xml:space="preserve">, Alex Baynes, the South Australian Museum, </w:t>
      </w:r>
      <w:r w:rsidR="00A54030" w:rsidRPr="00F53B11">
        <w:t xml:space="preserve">and </w:t>
      </w:r>
      <w:r w:rsidRPr="00F53B11">
        <w:t xml:space="preserve">the Western Australian Museum </w:t>
      </w:r>
      <w:r w:rsidR="00FF2384" w:rsidRPr="00F53B11">
        <w:t>(</w:t>
      </w:r>
      <w:r w:rsidR="00870ACD">
        <w:t>Supporting information</w:t>
      </w:r>
      <w:r w:rsidR="00FF2384" w:rsidRPr="00F53B11">
        <w:t>)</w:t>
      </w:r>
      <w:r w:rsidRPr="00F53B11">
        <w:t>.</w:t>
      </w:r>
      <w:commentRangeEnd w:id="53"/>
      <w:r w:rsidR="004C1BE9">
        <w:rPr>
          <w:rStyle w:val="CommentReference"/>
        </w:rPr>
        <w:commentReference w:id="53"/>
      </w:r>
      <w:commentRangeEnd w:id="54"/>
      <w:r w:rsidR="00C85C02">
        <w:rPr>
          <w:rStyle w:val="CommentReference"/>
        </w:rPr>
        <w:commentReference w:id="54"/>
      </w:r>
    </w:p>
    <w:p w14:paraId="4F4DFAFA" w14:textId="1F6BC9A0" w:rsidR="00C70A14" w:rsidRPr="00F53B11" w:rsidDel="008D5BC5" w:rsidRDefault="00C70A14" w:rsidP="001E4115">
      <w:pPr>
        <w:pStyle w:val="Heading3"/>
        <w:spacing w:line="480" w:lineRule="auto"/>
        <w:rPr>
          <w:del w:id="55" w:author="Annie Kraehe" w:date="2025-05-19T14:18:00Z" w16du:dateUtc="2025-05-19T04:48:00Z"/>
        </w:rPr>
      </w:pPr>
      <w:del w:id="56" w:author="Annie Kraehe" w:date="2025-05-19T14:18:00Z" w16du:dateUtc="2025-05-19T04:48:00Z">
        <w:r w:rsidRPr="00F53B11" w:rsidDel="008D5BC5">
          <w:delText>Data cleaning</w:delText>
        </w:r>
      </w:del>
    </w:p>
    <w:p w14:paraId="74A63003" w14:textId="4CCE4BBE" w:rsidR="00F53B11" w:rsidRDefault="00981993" w:rsidP="001E4115">
      <w:pPr>
        <w:spacing w:line="480" w:lineRule="auto"/>
        <w:rPr>
          <w:ins w:id="57" w:author="Annie Kraehe" w:date="2025-05-19T17:06:00Z" w16du:dateUtc="2025-05-19T07:36:00Z"/>
        </w:rPr>
      </w:pPr>
      <w:r w:rsidRPr="00F53B11">
        <w:t xml:space="preserve">To ensure data quality, records missing collector or observer information were excluded, as they could not be verified. Some older records included place names or location descriptions but lacked GPS coordinates. Where the descriptive locations were clear and precise, GPS coordinates were identified using satellite imagery on Google Earth; otherwise, the records were discarded. </w:t>
      </w:r>
      <w:ins w:id="58" w:author="Annie Kraehe" w:date="2025-05-15T15:21:00Z">
        <w:r w:rsidR="008963F1" w:rsidRPr="00F53B11">
          <w:t xml:space="preserve">Precise coordinates for the Pilbara middens are unavailable due to cultural sensitivities, </w:t>
        </w:r>
      </w:ins>
      <w:commentRangeStart w:id="59"/>
      <w:ins w:id="60" w:author="Annie Kraehe" w:date="2025-05-15T15:25:00Z" w16du:dateUtc="2025-05-15T05:55:00Z">
        <w:r w:rsidR="008963F1" w:rsidRPr="00F53B11">
          <w:t xml:space="preserve">but </w:t>
        </w:r>
        <w:r w:rsidR="008963F1" w:rsidRPr="00F53B11">
          <w:fldChar w:fldCharType="begin"/>
        </w:r>
      </w:ins>
      <w:r w:rsidR="008963F1" w:rsidRPr="00F53B11">
        <w:instrText xml:space="preserve"> ADDIN EN.CITE &lt;EndNote&gt;&lt;Cite AuthorYear="1"&gt;&lt;Author&gt;McBride&lt;/Author&gt;&lt;Year&gt;2022&lt;/Year&gt;&lt;RecNum&gt;569&lt;/RecNum&gt;&lt;DisplayText&gt;McBride et al. (2022)&lt;/DisplayText&gt;&lt;record&gt;&lt;rec-number&gt;569&lt;/rec-number&gt;&lt;foreign-keys&gt;&lt;key app="EN" db-id="e0wsva0pt9tdf2e2v02v59toar99ttxfrsap" timestamp="1703919848" guid="201a55a3-6a94-4856-bc36-4813cfc2f145"&gt;569&lt;/key&gt;&lt;/foreign-keys&gt;&lt;ref-type name="Journal Article"&gt;17&lt;/ref-type&gt;&lt;contributors&gt;&lt;authors&gt;&lt;author&gt;McBride, Emily&lt;/author&gt;&lt;author&gt;Wallis, Lynley A&lt;/author&gt;&lt;author&gt;Hopf, Felicitas&lt;/author&gt;&lt;author&gt;Haberle, Simon G&lt;/author&gt;&lt;author&gt;Dardengo, Mia&lt;/author&gt;&lt;/authors&gt;&lt;/contributors&gt;&lt;titles&gt;&lt;title&gt;Demonstrating the potential of amberat middens for understanding late Quaternary palaeoenvironments in the Central Pilbara, western Australia&lt;/title&gt;&lt;secondary-title&gt;Quaternary International&lt;/secondary-title&gt;&lt;/titles&gt;&lt;periodical&gt;&lt;full-title&gt;Quaternary International&lt;/full-title&gt;&lt;/periodical&gt;&lt;pages&gt;99-110&lt;/pages&gt;&lt;volume&gt;634&lt;/volume&gt;&lt;dates&gt;&lt;year&gt;2022&lt;/year&gt;&lt;/dates&gt;&lt;isbn&gt;1040-6182&lt;/isbn&gt;&lt;urls&gt;&lt;/urls&gt;&lt;electronic-resource-num&gt;https://doi.org/10.1016/j.quaint.2022.05.009&lt;/electronic-resource-num&gt;&lt;/record&gt;&lt;/Cite&gt;&lt;/EndNote&gt;</w:instrText>
      </w:r>
      <w:ins w:id="61" w:author="Annie Kraehe" w:date="2025-05-15T15:25:00Z" w16du:dateUtc="2025-05-15T05:55:00Z">
        <w:r w:rsidR="008963F1" w:rsidRPr="00F53B11">
          <w:fldChar w:fldCharType="separate"/>
        </w:r>
        <w:r w:rsidR="008963F1" w:rsidRPr="00F53B11">
          <w:rPr>
            <w:noProof/>
          </w:rPr>
          <w:t>McBride et al. (2022)</w:t>
        </w:r>
        <w:r w:rsidR="008963F1" w:rsidRPr="00F53B11">
          <w:fldChar w:fldCharType="end"/>
        </w:r>
        <w:r w:rsidR="008963F1" w:rsidRPr="00F53B11">
          <w:t xml:space="preserve"> shows they derive from a highly localised area within Banjima Country</w:t>
        </w:r>
      </w:ins>
      <w:r w:rsidR="008963F1" w:rsidRPr="008963F1">
        <w:t>, allowing for approximate georeferencing</w:t>
      </w:r>
      <w:ins w:id="62" w:author="Annie Kraehe" w:date="2025-05-15T15:25:00Z" w16du:dateUtc="2025-05-15T05:55:00Z">
        <w:r w:rsidR="008963F1" w:rsidRPr="00F53B11">
          <w:t xml:space="preserve">. </w:t>
        </w:r>
        <w:commentRangeEnd w:id="59"/>
        <w:r w:rsidR="008963F1" w:rsidRPr="00F53B11">
          <w:rPr>
            <w:rStyle w:val="CommentReference"/>
          </w:rPr>
          <w:commentReference w:id="59"/>
        </w:r>
      </w:ins>
      <w:r w:rsidR="008963F1" w:rsidRPr="008963F1">
        <w:t xml:space="preserve"> While the overall precision of retained records</w:t>
      </w:r>
      <w:r w:rsidR="008963F1">
        <w:t xml:space="preserve"> </w:t>
      </w:r>
      <w:r w:rsidRPr="00F53B11">
        <w:t xml:space="preserve">varied considerably, </w:t>
      </w:r>
      <w:r w:rsidR="008963F1" w:rsidRPr="00F53B11">
        <w:t>moderate georeferencing uncertainties are unlikely to affect our results</w:t>
      </w:r>
      <w:r w:rsidR="008963F1">
        <w:t>,</w:t>
      </w:r>
      <w:r w:rsidR="008963F1" w:rsidRPr="00F53B11">
        <w:t xml:space="preserve"> </w:t>
      </w:r>
      <w:r w:rsidR="008963F1">
        <w:t xml:space="preserve">as </w:t>
      </w:r>
      <w:r w:rsidRPr="00F53B11">
        <w:t>our model use</w:t>
      </w:r>
      <w:r w:rsidR="008963F1">
        <w:t>d</w:t>
      </w:r>
      <w:r w:rsidRPr="00F53B11">
        <w:t xml:space="preserve"> a 50</w:t>
      </w:r>
      <w:r w:rsidRPr="00F53B11">
        <w:rPr>
          <w:rFonts w:ascii="Arial" w:hAnsi="Arial" w:cs="Arial"/>
        </w:rPr>
        <w:t> </w:t>
      </w:r>
      <w:r w:rsidRPr="00F53B11">
        <w:t>km resolution (see Spatial Filtering).</w:t>
      </w:r>
      <w:r w:rsidR="004C1BE9">
        <w:t xml:space="preserve"> </w:t>
      </w:r>
      <w:del w:id="63" w:author="Annie Kraehe" w:date="2025-05-19T17:06:00Z" w16du:dateUtc="2025-05-19T07:36:00Z">
        <w:r w:rsidR="00C66640" w:rsidRPr="00F53B11" w:rsidDel="00F53B11">
          <w:br/>
        </w:r>
      </w:del>
    </w:p>
    <w:p w14:paraId="4CC3B89D" w14:textId="594F655A" w:rsidR="004F1727" w:rsidRPr="00F53B11" w:rsidDel="008D5BC5" w:rsidRDefault="00C66640" w:rsidP="001E4115">
      <w:pPr>
        <w:spacing w:line="480" w:lineRule="auto"/>
        <w:rPr>
          <w:del w:id="64" w:author="Annie Kraehe" w:date="2025-05-19T14:18:00Z" w16du:dateUtc="2025-05-19T04:48:00Z"/>
          <w:rStyle w:val="Heading2Char"/>
        </w:rPr>
      </w:pPr>
      <w:del w:id="65" w:author="Annie Kraehe" w:date="2025-05-19T17:06:00Z" w16du:dateUtc="2025-05-19T07:36:00Z">
        <w:r w:rsidRPr="00F53B11" w:rsidDel="00F53B11">
          <w:br/>
        </w:r>
      </w:del>
      <w:del w:id="66" w:author="Annie Kraehe" w:date="2025-05-19T14:18:00Z" w16du:dateUtc="2025-05-19T04:48:00Z">
        <w:r w:rsidR="004252AD" w:rsidRPr="00F53B11" w:rsidDel="008D5BC5">
          <w:rPr>
            <w:rStyle w:val="Heading3Char"/>
          </w:rPr>
          <w:delText>Presence Data</w:delText>
        </w:r>
      </w:del>
    </w:p>
    <w:p w14:paraId="4C863B91" w14:textId="77777777" w:rsidR="00F53B11" w:rsidRDefault="00355E65" w:rsidP="001E4115">
      <w:pPr>
        <w:spacing w:line="480" w:lineRule="auto"/>
        <w:rPr>
          <w:ins w:id="67" w:author="Annie Kraehe" w:date="2025-05-19T17:06:00Z" w16du:dateUtc="2025-05-19T07:36:00Z"/>
        </w:rPr>
      </w:pPr>
      <w:r w:rsidRPr="00F53B11">
        <w:t>The presence data used to train this model comes from species-specific occurrence records based on historical sightings and subfossil specimens. Records not identified to species were discarded</w:t>
      </w:r>
      <w:r w:rsidR="00702565" w:rsidRPr="00F53B11">
        <w:t>.</w:t>
      </w:r>
      <w:del w:id="68" w:author="Annie Kraehe" w:date="2025-05-19T17:06:00Z" w16du:dateUtc="2025-05-19T07:36:00Z">
        <w:r w:rsidR="00D269DB" w:rsidRPr="00F53B11" w:rsidDel="00F53B11">
          <w:br/>
        </w:r>
      </w:del>
    </w:p>
    <w:p w14:paraId="079C9091" w14:textId="5D53E03E" w:rsidR="006A5A8F" w:rsidRPr="00F53B11" w:rsidDel="008D5BC5" w:rsidRDefault="00D269DB" w:rsidP="001E4115">
      <w:pPr>
        <w:spacing w:line="480" w:lineRule="auto"/>
        <w:rPr>
          <w:del w:id="69" w:author="Annie Kraehe" w:date="2025-05-19T14:18:00Z" w16du:dateUtc="2025-05-19T04:48:00Z"/>
        </w:rPr>
      </w:pPr>
      <w:del w:id="70" w:author="Annie Kraehe" w:date="2025-05-19T17:06:00Z" w16du:dateUtc="2025-05-19T07:36:00Z">
        <w:r w:rsidRPr="00F53B11" w:rsidDel="00F53B11">
          <w:lastRenderedPageBreak/>
          <w:br/>
        </w:r>
      </w:del>
      <w:del w:id="71" w:author="Annie Kraehe" w:date="2025-05-19T14:18:00Z" w16du:dateUtc="2025-05-19T04:48:00Z">
        <w:r w:rsidR="006A5A8F" w:rsidRPr="00F53B11" w:rsidDel="008D5BC5">
          <w:rPr>
            <w:rStyle w:val="Heading3Char"/>
          </w:rPr>
          <w:delText xml:space="preserve">Historical </w:delText>
        </w:r>
        <w:r w:rsidR="00355E65" w:rsidRPr="00F53B11" w:rsidDel="008D5BC5">
          <w:rPr>
            <w:rStyle w:val="Heading3Char"/>
          </w:rPr>
          <w:delText>S</w:delText>
        </w:r>
        <w:r w:rsidR="006A5A8F" w:rsidRPr="00F53B11" w:rsidDel="008D5BC5">
          <w:rPr>
            <w:rStyle w:val="Heading3Char"/>
          </w:rPr>
          <w:delText>ightings</w:delText>
        </w:r>
      </w:del>
    </w:p>
    <w:p w14:paraId="38B0458E" w14:textId="2B62F2AF" w:rsidR="00355E65" w:rsidRPr="00F53B11" w:rsidRDefault="00355E65" w:rsidP="001E4115">
      <w:pPr>
        <w:spacing w:line="480" w:lineRule="auto"/>
      </w:pPr>
      <w:r w:rsidRPr="00F53B11">
        <w:t xml:space="preserve">A dataset of historical records (pre-1920) from human observations and live specimen collections was created </w:t>
      </w:r>
      <w:r w:rsidR="00DD16AF" w:rsidRPr="00F53B11">
        <w:t xml:space="preserve">from </w:t>
      </w:r>
      <w:r w:rsidRPr="00F53B11">
        <w:t>the Atlas of Living Australia</w:t>
      </w:r>
      <w:r w:rsidR="00DD16AF" w:rsidRPr="00F53B11">
        <w:t xml:space="preserve"> (Ref)</w:t>
      </w:r>
      <w:r w:rsidRPr="00F53B11">
        <w:t xml:space="preserve"> using data provided by the Australian Museum, Museums Victoria, NSW </w:t>
      </w:r>
      <w:proofErr w:type="spellStart"/>
      <w:r w:rsidRPr="00F53B11">
        <w:t>BioNet</w:t>
      </w:r>
      <w:proofErr w:type="spellEnd"/>
      <w:r w:rsidRPr="00F53B11">
        <w:t xml:space="preserve"> Atlas, OZCAM (Online Zoological Collections of Australian Museums), SA Fauna, South Australian Museum, and the Victorian Biodiversity Atlas. This dataset was then manually filtered to exclude all records of captive </w:t>
      </w:r>
      <w:commentRangeStart w:id="72"/>
      <w:commentRangeStart w:id="73"/>
      <w:r w:rsidRPr="00F53B11">
        <w:t>animals</w:t>
      </w:r>
      <w:commentRangeEnd w:id="72"/>
      <w:r w:rsidR="00DD16AF" w:rsidRPr="00F53B11">
        <w:rPr>
          <w:rStyle w:val="CommentReference"/>
        </w:rPr>
        <w:commentReference w:id="72"/>
      </w:r>
      <w:commentRangeEnd w:id="73"/>
      <w:r w:rsidR="00F16C01" w:rsidRPr="00F53B11">
        <w:rPr>
          <w:rStyle w:val="CommentReference"/>
        </w:rPr>
        <w:commentReference w:id="73"/>
      </w:r>
      <w:r w:rsidRPr="00F53B11">
        <w:t>.</w:t>
      </w:r>
      <w:r w:rsidR="00A06F21">
        <w:t xml:space="preserve"> </w:t>
      </w:r>
      <w:commentRangeStart w:id="74"/>
      <w:commentRangeStart w:id="75"/>
      <w:r w:rsidRPr="00F53B11">
        <w:t>The</w:t>
      </w:r>
      <w:commentRangeEnd w:id="74"/>
      <w:r w:rsidR="00DD16AF" w:rsidRPr="00F53B11">
        <w:rPr>
          <w:rStyle w:val="CommentReference"/>
        </w:rPr>
        <w:commentReference w:id="74"/>
      </w:r>
      <w:commentRangeEnd w:id="75"/>
      <w:r w:rsidR="00872ED6" w:rsidRPr="00F53B11">
        <w:rPr>
          <w:rStyle w:val="CommentReference"/>
        </w:rPr>
        <w:commentReference w:id="75"/>
      </w:r>
      <w:r w:rsidRPr="00F53B11">
        <w:t xml:space="preserve"> species’ modern distribution</w:t>
      </w:r>
      <w:r w:rsidR="00DD16AF" w:rsidRPr="00F53B11">
        <w:t xml:space="preserve"> before their mainland extinction</w:t>
      </w:r>
      <w:r w:rsidRPr="00F53B11">
        <w:t xml:space="preserve"> was considered, but all </w:t>
      </w:r>
      <w:r w:rsidR="00FF2384" w:rsidRPr="00F53B11">
        <w:t>post-extinction</w:t>
      </w:r>
      <w:r w:rsidR="00DD16AF" w:rsidRPr="00F53B11">
        <w:t xml:space="preserve"> </w:t>
      </w:r>
      <w:r w:rsidRPr="00F53B11">
        <w:t>mainland populations were excluded due to the unsuccessful or too-recent nature of relocation attempts.</w:t>
      </w:r>
    </w:p>
    <w:p w14:paraId="524062BD" w14:textId="600F1BF0" w:rsidR="00214A2C" w:rsidRPr="00F53B11" w:rsidDel="008D5BC5" w:rsidRDefault="006A5A8F" w:rsidP="001E4115">
      <w:pPr>
        <w:pStyle w:val="Heading3"/>
        <w:spacing w:line="480" w:lineRule="auto"/>
        <w:rPr>
          <w:del w:id="76" w:author="Annie Kraehe" w:date="2025-05-19T14:18:00Z" w16du:dateUtc="2025-05-19T04:48:00Z"/>
          <w:rStyle w:val="Heading2Char"/>
          <w:b/>
          <w:bCs/>
        </w:rPr>
      </w:pPr>
      <w:del w:id="77" w:author="Annie Kraehe" w:date="2025-05-19T14:18:00Z" w16du:dateUtc="2025-05-19T04:48:00Z">
        <w:r w:rsidRPr="00F53B11" w:rsidDel="008D5BC5">
          <w:rPr>
            <w:rStyle w:val="Heading2Char"/>
            <w:b/>
            <w:bCs/>
          </w:rPr>
          <w:delText>Subfossils</w:delText>
        </w:r>
      </w:del>
    </w:p>
    <w:p w14:paraId="26B594BF" w14:textId="3A723B8F" w:rsidR="004B5F7D" w:rsidRPr="00F53B11" w:rsidDel="00F53B11" w:rsidRDefault="00E11CCA" w:rsidP="001E4115">
      <w:pPr>
        <w:spacing w:line="480" w:lineRule="auto"/>
        <w:rPr>
          <w:del w:id="78" w:author="Annie Kraehe" w:date="2025-05-19T17:04:00Z" w16du:dateUtc="2025-05-19T07:34:00Z"/>
        </w:rPr>
      </w:pPr>
      <w:del w:id="79" w:author="Annie Kraehe" w:date="2025-05-19T14:18:00Z" w16du:dateUtc="2025-05-19T04:48:00Z">
        <w:r w:rsidRPr="00F53B11" w:rsidDel="008D5BC5">
          <w:br/>
        </w:r>
      </w:del>
      <w:r w:rsidR="004B5F7D" w:rsidRPr="00F53B11">
        <w:t>The only dated stick-nest rat subfossils in this study were recovered from the Nullarbor region, spanning Western Australia and South Australia. These data were sourced from Lundelius &amp; Turnbull (1999).</w:t>
      </w:r>
      <w:ins w:id="80" w:author="Annie Kraehe" w:date="2025-05-19T17:04:00Z" w16du:dateUtc="2025-05-19T07:34:00Z">
        <w:r w:rsidR="00F53B11">
          <w:t xml:space="preserve"> </w:t>
        </w:r>
      </w:ins>
    </w:p>
    <w:p w14:paraId="1F182EEB" w14:textId="77777777" w:rsidR="004B5F7D" w:rsidRPr="00F53B11" w:rsidRDefault="004B5F7D" w:rsidP="001E4115">
      <w:pPr>
        <w:spacing w:line="480" w:lineRule="auto"/>
      </w:pPr>
      <w:r w:rsidRPr="00F53B11">
        <w:t>To supplement known dates, undated surface subfossil specimens were assigned an estimated average age of 300 years. This estimate is based on the species’ mainland extinction approximately 100 years ago, the assumption that most surface subfossils persist for less than 1,000 years, and the tendency for younger specimens to dominate fossil deposits due to taphonomic bias. While the preservation potential in arid environments prevents us from ruling out the possibility of older specimens (Lowry &amp; Merrilees, 1969; Reed, 2023), limited data availability necessitated the adoption of these estimates.</w:t>
      </w:r>
    </w:p>
    <w:p w14:paraId="22853098" w14:textId="1BF9E827" w:rsidR="001A658E" w:rsidRPr="00F53B11" w:rsidDel="00A54030" w:rsidRDefault="004B5F7D" w:rsidP="001E4115">
      <w:pPr>
        <w:spacing w:line="480" w:lineRule="auto"/>
        <w:rPr>
          <w:del w:id="81" w:author="Annie Kraehe" w:date="2025-05-19T14:19:00Z" w16du:dateUtc="2025-05-19T04:49:00Z"/>
        </w:rPr>
      </w:pPr>
      <w:moveFromRangeStart w:id="82" w:author="Annie Kraehe" w:date="2025-05-13T17:00:00Z" w:name="move198048020"/>
      <w:moveFrom w:id="83" w:author="Annie Kraehe" w:date="2025-05-13T17:00:00Z" w16du:dateUtc="2025-05-13T07:30:00Z">
        <w:del w:id="84" w:author="Annie Kraehe" w:date="2025-05-19T14:19:00Z" w16du:dateUtc="2025-05-19T04:49:00Z">
          <w:r w:rsidRPr="00F53B11" w:rsidDel="00A54030">
            <w:delText xml:space="preserve">To ensure that the model was not overly sensitive to variation in this assigned age, it was run multiple times, each with a different assigned age – 200, 300, 500, and 700. There was </w:delText>
          </w:r>
          <w:commentRangeStart w:id="85"/>
          <w:r w:rsidRPr="00F53B11" w:rsidDel="00A54030">
            <w:delText>no</w:delText>
          </w:r>
          <w:commentRangeEnd w:id="85"/>
          <w:r w:rsidR="00461D5F" w:rsidRPr="00F53B11" w:rsidDel="00A54030">
            <w:rPr>
              <w:rStyle w:val="CommentReference"/>
            </w:rPr>
            <w:commentReference w:id="85"/>
          </w:r>
          <w:r w:rsidRPr="00F53B11" w:rsidDel="00A54030">
            <w:delText xml:space="preserve"> observable difference between the outputs, probably due to the relative stability of climate over the last 1,000 years</w:delText>
          </w:r>
          <w:r w:rsidR="00FF2384" w:rsidRPr="00F53B11" w:rsidDel="00A54030">
            <w:rPr>
              <w:rPrChange w:id="86" w:author="Annie Kraehe" w:date="2025-05-19T17:04:00Z" w16du:dateUtc="2025-05-19T07:34:00Z">
                <w:rPr>
                  <w:color w:val="FF0000"/>
                </w:rPr>
              </w:rPrChange>
            </w:rPr>
            <w:delText xml:space="preserve"> [Vera: I think it is easier to have this in results because you will have to show this via some tables and reference that. Probably for supplementary tables]</w:delText>
          </w:r>
          <w:r w:rsidRPr="00F53B11" w:rsidDel="00A54030">
            <w:rPr>
              <w:rPrChange w:id="87" w:author="Annie Kraehe" w:date="2025-05-19T17:04:00Z" w16du:dateUtc="2025-05-19T07:34:00Z">
                <w:rPr>
                  <w:color w:val="FF0000"/>
                </w:rPr>
              </w:rPrChange>
            </w:rPr>
            <w:delText>.</w:delText>
          </w:r>
        </w:del>
      </w:moveFrom>
      <w:moveFromRangeEnd w:id="82"/>
      <w:del w:id="88" w:author="Annie Kraehe" w:date="2025-05-19T14:19:00Z" w16du:dateUtc="2025-05-19T04:49:00Z">
        <w:r w:rsidR="00E72CD3" w:rsidRPr="00F53B11" w:rsidDel="00A54030">
          <w:br/>
        </w:r>
        <w:r w:rsidR="00E72CD3" w:rsidRPr="00F53B11" w:rsidDel="00A54030">
          <w:rPr>
            <w:b/>
            <w:bCs/>
          </w:rPr>
          <w:br/>
        </w:r>
        <w:r w:rsidR="001A658E" w:rsidRPr="00F53B11" w:rsidDel="00A54030">
          <w:rPr>
            <w:rStyle w:val="Heading3Char"/>
          </w:rPr>
          <w:delText>Dated Midden data set (supplementary methods?)</w:delText>
        </w:r>
      </w:del>
    </w:p>
    <w:p w14:paraId="38AE711B" w14:textId="70ECF46D" w:rsidR="005A0E77" w:rsidRPr="00F53B11" w:rsidRDefault="005A0E77" w:rsidP="001E4115">
      <w:pPr>
        <w:spacing w:line="480" w:lineRule="auto"/>
      </w:pPr>
      <w:r w:rsidRPr="00F53B11">
        <w:t>None of the middens in this dataset are identified to species, meaning they could have been constructed by either species of stick</w:t>
      </w:r>
      <w:r w:rsidRPr="00F53B11">
        <w:noBreakHyphen/>
        <w:t>nest rat and thus represent a combined genus</w:t>
      </w:r>
      <w:r w:rsidRPr="00F53B11">
        <w:noBreakHyphen/>
        <w:t xml:space="preserve">level signal. </w:t>
      </w:r>
      <w:r w:rsidR="00461D5F" w:rsidRPr="00F53B11">
        <w:t xml:space="preserve">However, </w:t>
      </w:r>
      <w:r w:rsidR="00FF2384" w:rsidRPr="00F53B11">
        <w:t xml:space="preserve">as the models are species-specific, </w:t>
      </w:r>
      <w:del w:id="89" w:author="Annie Kraehe" w:date="2025-05-14T13:13:00Z" w16du:dateUtc="2025-05-14T03:43:00Z">
        <w:r w:rsidR="00FF2384" w:rsidRPr="00F53B11" w:rsidDel="00872ED6">
          <w:delText>and</w:delText>
        </w:r>
        <w:r w:rsidRPr="00F53B11" w:rsidDel="00872ED6">
          <w:delText xml:space="preserve"> </w:delText>
        </w:r>
      </w:del>
      <w:r w:rsidRPr="00F53B11">
        <w:t>the</w:t>
      </w:r>
      <w:ins w:id="90" w:author="Annie Kraehe" w:date="2025-05-14T13:14:00Z" w16du:dateUtc="2025-05-14T03:44:00Z">
        <w:r w:rsidR="00872ED6" w:rsidRPr="00F53B11">
          <w:t>y require</w:t>
        </w:r>
      </w:ins>
      <w:r w:rsidRPr="00F53B11">
        <w:t xml:space="preserve"> </w:t>
      </w:r>
      <w:commentRangeStart w:id="91"/>
      <w:commentRangeStart w:id="92"/>
      <w:commentRangeStart w:id="93"/>
      <w:ins w:id="94" w:author="Annie Kraehe" w:date="2025-05-14T13:14:00Z" w16du:dateUtc="2025-05-14T03:44:00Z">
        <w:r w:rsidR="00872ED6" w:rsidRPr="00F53B11">
          <w:t>species</w:t>
        </w:r>
        <w:r w:rsidR="00872ED6" w:rsidRPr="00F53B11">
          <w:noBreakHyphen/>
          <w:t xml:space="preserve">specific </w:t>
        </w:r>
        <w:commentRangeEnd w:id="91"/>
        <w:r w:rsidR="00872ED6" w:rsidRPr="00F53B11">
          <w:rPr>
            <w:rStyle w:val="CommentReference"/>
          </w:rPr>
          <w:commentReference w:id="91"/>
        </w:r>
      </w:ins>
      <w:commentRangeEnd w:id="92"/>
      <w:ins w:id="95" w:author="Annie Kraehe" w:date="2025-05-14T13:16:00Z" w16du:dateUtc="2025-05-14T03:46:00Z">
        <w:r w:rsidR="00872ED6" w:rsidRPr="00F53B11">
          <w:rPr>
            <w:rStyle w:val="CommentReference"/>
          </w:rPr>
          <w:commentReference w:id="92"/>
        </w:r>
      </w:ins>
      <w:commentRangeEnd w:id="93"/>
      <w:r w:rsidR="00806509">
        <w:rPr>
          <w:rStyle w:val="CommentReference"/>
        </w:rPr>
        <w:commentReference w:id="93"/>
      </w:r>
      <w:r w:rsidRPr="00F53B11">
        <w:t>training data</w:t>
      </w:r>
      <w:del w:id="96" w:author="Annie Kraehe" w:date="2025-05-14T13:14:00Z" w16du:dateUtc="2025-05-14T03:44:00Z">
        <w:r w:rsidRPr="00F53B11" w:rsidDel="00872ED6">
          <w:delText xml:space="preserve">set </w:delText>
        </w:r>
      </w:del>
      <w:ins w:id="97" w:author="Annie Kraehe" w:date="2025-05-14T13:14:00Z" w16du:dateUtc="2025-05-14T03:44:00Z">
        <w:r w:rsidR="00872ED6" w:rsidRPr="00F53B11">
          <w:t xml:space="preserve">. </w:t>
        </w:r>
      </w:ins>
      <w:del w:id="98" w:author="Annie Kraehe" w:date="2025-05-14T13:14:00Z" w16du:dateUtc="2025-05-14T03:44:00Z">
        <w:r w:rsidRPr="00F53B11" w:rsidDel="00872ED6">
          <w:delText>required species</w:delText>
        </w:r>
        <w:r w:rsidRPr="00F53B11" w:rsidDel="00872ED6">
          <w:noBreakHyphen/>
          <w:delText xml:space="preserve">specific presence records, </w:delText>
        </w:r>
      </w:del>
      <w:ins w:id="99" w:author="Annie Kraehe" w:date="2025-05-14T13:16:00Z" w16du:dateUtc="2025-05-14T03:46:00Z">
        <w:r w:rsidR="00872ED6" w:rsidRPr="00F53B11">
          <w:t>C</w:t>
        </w:r>
      </w:ins>
      <w:ins w:id="100" w:author="Annie Kraehe" w:date="2025-05-14T13:15:00Z" w16du:dateUtc="2025-05-14T03:45:00Z">
        <w:r w:rsidR="00872ED6" w:rsidRPr="00F53B11">
          <w:t xml:space="preserve">onsequently, </w:t>
        </w:r>
      </w:ins>
      <w:r w:rsidRPr="00F53B11">
        <w:t>midden data were excluded from model training.</w:t>
      </w:r>
      <w:r w:rsidR="00461D5F" w:rsidRPr="00F53B11">
        <w:t xml:space="preserve"> T</w:t>
      </w:r>
      <w:r w:rsidRPr="00F53B11">
        <w:t>his exclusion</w:t>
      </w:r>
      <w:r w:rsidR="00461D5F" w:rsidRPr="00F53B11">
        <w:t xml:space="preserve"> also</w:t>
      </w:r>
      <w:r w:rsidRPr="00F53B11">
        <w:t xml:space="preserve"> ensured the independence of the midden dataset, allowing it to be used later for validation.</w:t>
      </w:r>
    </w:p>
    <w:p w14:paraId="5600171A" w14:textId="257C1CB2" w:rsidR="00E72CD3" w:rsidRPr="00F53B11" w:rsidRDefault="00E72CD3" w:rsidP="001E4115">
      <w:pPr>
        <w:spacing w:line="480" w:lineRule="auto"/>
      </w:pPr>
      <w:r w:rsidRPr="00F53B11">
        <w:t xml:space="preserve">All midden dates prior to 2012 were derived from data provided by Stuart Pearson, initially compiled for his 1999 review article </w:t>
      </w:r>
      <w:r w:rsidRPr="00F53B11">
        <w:fldChar w:fldCharType="begin"/>
      </w:r>
      <w:r w:rsidRPr="00F53B11">
        <w:instrText xml:space="preserve"> ADDIN EN.CITE &lt;EndNote&gt;&lt;Cite&gt;&lt;Author&gt;Pearson&lt;/Author&gt;&lt;Year&gt;1999&lt;/Year&gt;&lt;RecNum&gt;730&lt;/RecNum&gt;&lt;DisplayText&gt;(Pearson et al., 1999)&lt;/DisplayText&gt;&lt;record&gt;&lt;rec-number&gt;730&lt;/rec-number&gt;&lt;foreign-keys&gt;&lt;key app="EN" db-id="e0wsva0pt9tdf2e2v02v59toar99ttxfrsap" timestamp="1703920224" guid="d05e5dc7-2795-4e9e-a2e6-b9b5a3c41cc4"&gt;730&lt;/key&gt;&lt;/foreign-keys&gt;&lt;ref-type name="Journal Article"&gt;17&lt;/ref-type&gt;&lt;contributors&gt;&lt;authors&gt;&lt;author&gt;Pearson, Stuart&lt;/author&gt;&lt;author&gt;Lawson, Ewan&lt;/author&gt;&lt;author&gt;Head, Lesley&lt;/author&gt;&lt;author&gt;McCarthy, Lynne&lt;/author&gt;&lt;author&gt;Dodson, John&lt;/author&gt;&lt;/authors&gt;&lt;/contributors&gt;&lt;titles&gt;&lt;title&gt;The spatial and temporal patterns of stick-nest rat middens in Australia&lt;/title&gt;&lt;secondary-title&gt;Radiocarbon&lt;/secondary-title&gt;&lt;/titles&gt;&lt;periodical&gt;&lt;full-title&gt;Radiocarbon&lt;/full-title&gt;&lt;/periodical&gt;&lt;pages&gt;295-308&lt;/pages&gt;&lt;volume&gt;41&lt;/volume&gt;&lt;number&gt;3&lt;/number&gt;&lt;dates&gt;&lt;year&gt;1999&lt;/year&gt;&lt;/dates&gt;&lt;isbn&gt;0033-8222&lt;/isbn&gt;&lt;urls&gt;&lt;/urls&gt;&lt;/record&gt;&lt;/Cite&gt;&lt;/EndNote&gt;</w:instrText>
      </w:r>
      <w:r w:rsidRPr="00F53B11">
        <w:fldChar w:fldCharType="separate"/>
      </w:r>
      <w:r w:rsidRPr="00F53B11">
        <w:rPr>
          <w:noProof/>
        </w:rPr>
        <w:t xml:space="preserve">(Pearson </w:t>
      </w:r>
      <w:r w:rsidR="00E80FE8" w:rsidRPr="00F53B11">
        <w:rPr>
          <w:i/>
          <w:noProof/>
        </w:rPr>
        <w:t>et al.</w:t>
      </w:r>
      <w:r w:rsidRPr="00F53B11">
        <w:rPr>
          <w:noProof/>
        </w:rPr>
        <w:t>, 1999)</w:t>
      </w:r>
      <w:r w:rsidRPr="00F53B11">
        <w:fldChar w:fldCharType="end"/>
      </w:r>
      <w:r w:rsidRPr="00F53B11">
        <w:t xml:space="preserve"> and later expanded. The most recent </w:t>
      </w:r>
      <w:r w:rsidRPr="00F53B11">
        <w:lastRenderedPageBreak/>
        <w:t xml:space="preserve">data came from McBride </w:t>
      </w:r>
      <w:r w:rsidR="00E80FE8" w:rsidRPr="00F53B11">
        <w:rPr>
          <w:i/>
        </w:rPr>
        <w:t>et al.</w:t>
      </w:r>
      <w:r w:rsidRPr="00F53B11">
        <w:t xml:space="preserve"> (2022). Both conventional radiocarbon dating and Accelerator Mass Spectrometry (AMS) 14C analyses were employed across these studies. Methods varied and are outlined in </w:t>
      </w:r>
      <w:ins w:id="101" w:author="Annie Kraehe" w:date="2025-05-13T21:08:00Z" w16du:dateUtc="2025-05-13T11:38:00Z">
        <w:r w:rsidR="002B7538" w:rsidRPr="00F53B11">
          <w:fldChar w:fldCharType="begin"/>
        </w:r>
        <w:r w:rsidR="002B7538" w:rsidRPr="00F53B11">
          <w:instrText xml:space="preserve"> REF _Ref198062934 \h </w:instrText>
        </w:r>
      </w:ins>
      <w:r w:rsidR="00D855E1" w:rsidRPr="00F53B11">
        <w:instrText xml:space="preserve"> \* MERGEFORMAT </w:instrText>
      </w:r>
      <w:ins w:id="102" w:author="Annie Kraehe" w:date="2025-05-13T21:08:00Z" w16du:dateUtc="2025-05-13T11:38:00Z">
        <w:r w:rsidR="002B7538" w:rsidRPr="00F53B11">
          <w:fldChar w:fldCharType="end"/>
        </w:r>
      </w:ins>
      <w:r w:rsidR="008963F1" w:rsidRPr="008963F1">
        <w:rPr>
          <w:rFonts w:ascii="Arial" w:hAnsi="Arial" w:cs="Arial"/>
          <w:color w:val="222222"/>
          <w:shd w:val="clear" w:color="auto" w:fill="FFFFFF"/>
        </w:rPr>
        <w:t xml:space="preserve"> </w:t>
      </w:r>
      <w:r w:rsidR="008963F1" w:rsidRPr="008963F1">
        <w:t>Supporting information</w:t>
      </w:r>
      <w:r w:rsidRPr="00F53B11">
        <w:t xml:space="preserve">. </w:t>
      </w:r>
    </w:p>
    <w:p w14:paraId="5C8317CF" w14:textId="1B4F8507" w:rsidR="00E72CD3" w:rsidRPr="00F53B11" w:rsidDel="00A54030" w:rsidRDefault="00E72CD3" w:rsidP="001E4115">
      <w:pPr>
        <w:spacing w:line="480" w:lineRule="auto"/>
        <w:rPr>
          <w:del w:id="103" w:author="Annie Kraehe" w:date="2025-05-19T14:19:00Z" w16du:dateUtc="2025-05-19T04:49:00Z"/>
        </w:rPr>
      </w:pPr>
    </w:p>
    <w:p w14:paraId="2C355876" w14:textId="1996C74A" w:rsidR="00E72CD3" w:rsidRPr="00F53B11" w:rsidDel="002B7538" w:rsidRDefault="00201BF8" w:rsidP="001E4115">
      <w:pPr>
        <w:spacing w:line="480" w:lineRule="auto"/>
        <w:rPr>
          <w:del w:id="104" w:author="Annie Kraehe" w:date="2025-05-13T21:08:00Z" w16du:dateUtc="2025-05-13T11:38:00Z"/>
          <w:strike/>
          <w:rPrChange w:id="105" w:author="Annie Kraehe" w:date="2025-05-19T17:04:00Z" w16du:dateUtc="2025-05-19T07:34:00Z">
            <w:rPr>
              <w:del w:id="106" w:author="Annie Kraehe" w:date="2025-05-13T21:08:00Z" w16du:dateUtc="2025-05-13T11:38:00Z"/>
              <w:strike/>
              <w:color w:val="FF0000"/>
            </w:rPr>
          </w:rPrChange>
        </w:rPr>
      </w:pPr>
      <w:commentRangeStart w:id="107"/>
      <w:del w:id="108" w:author="Annie Kraehe" w:date="2025-05-13T21:08:00Z" w16du:dateUtc="2025-05-13T11:38:00Z">
        <w:r w:rsidRPr="00F53B11" w:rsidDel="002B7538">
          <w:rPr>
            <w:b/>
            <w:bCs/>
            <w:strike/>
            <w:rPrChange w:id="109" w:author="Annie Kraehe" w:date="2025-05-19T17:04:00Z" w16du:dateUtc="2025-05-19T07:34:00Z">
              <w:rPr>
                <w:b/>
                <w:bCs/>
                <w:strike/>
                <w:color w:val="FF0000"/>
              </w:rPr>
            </w:rPrChange>
          </w:rPr>
          <w:delText xml:space="preserve">Supplementary </w:delText>
        </w:r>
        <w:r w:rsidR="00F218DF" w:rsidRPr="00F53B11" w:rsidDel="002B7538">
          <w:rPr>
            <w:b/>
            <w:bCs/>
            <w:strike/>
            <w:rPrChange w:id="110" w:author="Annie Kraehe" w:date="2025-05-19T17:04:00Z" w16du:dateUtc="2025-05-19T07:34:00Z">
              <w:rPr>
                <w:b/>
                <w:bCs/>
                <w:strike/>
                <w:color w:val="FF0000"/>
              </w:rPr>
            </w:rPrChange>
          </w:rPr>
          <w:delText>Table</w:delText>
        </w:r>
        <w:r w:rsidR="00E72CD3" w:rsidRPr="00F53B11" w:rsidDel="002B7538">
          <w:rPr>
            <w:b/>
            <w:bCs/>
            <w:strike/>
            <w:rPrChange w:id="111" w:author="Annie Kraehe" w:date="2025-05-19T17:04:00Z" w16du:dateUtc="2025-05-19T07:34:00Z">
              <w:rPr>
                <w:b/>
                <w:bCs/>
                <w:strike/>
                <w:color w:val="FF0000"/>
              </w:rPr>
            </w:rPrChange>
          </w:rPr>
          <w:delText xml:space="preserve"> 2</w:delText>
        </w:r>
        <w:r w:rsidRPr="00F53B11" w:rsidDel="002B7538">
          <w:rPr>
            <w:strike/>
            <w:rPrChange w:id="112" w:author="Annie Kraehe" w:date="2025-05-19T17:04:00Z" w16du:dateUtc="2025-05-19T07:34:00Z">
              <w:rPr>
                <w:strike/>
                <w:color w:val="FF0000"/>
              </w:rPr>
            </w:rPrChange>
          </w:rPr>
          <w:delText>.</w:delText>
        </w:r>
        <w:r w:rsidR="00E72CD3" w:rsidRPr="00F53B11" w:rsidDel="002B7538">
          <w:rPr>
            <w:strike/>
            <w:rPrChange w:id="113" w:author="Annie Kraehe" w:date="2025-05-19T17:04:00Z" w16du:dateUtc="2025-05-19T07:34:00Z">
              <w:rPr>
                <w:strike/>
                <w:color w:val="FF0000"/>
              </w:rPr>
            </w:rPrChange>
          </w:rPr>
          <w:delText xml:space="preserve"> Overview of carbon dating methods, materials analysed, and date ranges from key studies on stick-nest rat middens, ordered by publication year</w:delText>
        </w:r>
        <w:r w:rsidR="00F02A6E" w:rsidRPr="00F53B11" w:rsidDel="002B7538">
          <w:rPr>
            <w:strike/>
            <w:rPrChange w:id="114" w:author="Annie Kraehe" w:date="2025-05-19T17:04:00Z" w16du:dateUtc="2025-05-19T07:34:00Z">
              <w:rPr>
                <w:strike/>
                <w:color w:val="FF0000"/>
              </w:rPr>
            </w:rPrChange>
          </w:rPr>
          <w:delText xml:space="preserve"> [this caption has been crossed out and the </w:delText>
        </w:r>
        <w:r w:rsidR="00F218DF" w:rsidRPr="00F53B11" w:rsidDel="002B7538">
          <w:rPr>
            <w:strike/>
            <w:rPrChange w:id="115" w:author="Annie Kraehe" w:date="2025-05-19T17:04:00Z" w16du:dateUtc="2025-05-19T07:34:00Z">
              <w:rPr>
                <w:strike/>
                <w:color w:val="FF0000"/>
              </w:rPr>
            </w:rPrChange>
          </w:rPr>
          <w:delText>Table</w:delText>
        </w:r>
        <w:r w:rsidR="00F02A6E" w:rsidRPr="00F53B11" w:rsidDel="002B7538">
          <w:rPr>
            <w:strike/>
            <w:rPrChange w:id="116" w:author="Annie Kraehe" w:date="2025-05-19T17:04:00Z" w16du:dateUtc="2025-05-19T07:34:00Z">
              <w:rPr>
                <w:strike/>
                <w:color w:val="FF0000"/>
              </w:rPr>
            </w:rPrChange>
          </w:rPr>
          <w:delText xml:space="preserve"> removed but I am leaving it here so I don’t forget]</w:delText>
        </w:r>
        <w:r w:rsidR="006F4004" w:rsidRPr="00F53B11" w:rsidDel="002B7538">
          <w:rPr>
            <w:strike/>
            <w:rPrChange w:id="117" w:author="Annie Kraehe" w:date="2025-05-19T17:04:00Z" w16du:dateUtc="2025-05-19T07:34:00Z">
              <w:rPr>
                <w:strike/>
                <w:color w:val="FF0000"/>
              </w:rPr>
            </w:rPrChange>
          </w:rPr>
          <w:delText>.</w:delText>
        </w:r>
        <w:commentRangeEnd w:id="107"/>
        <w:r w:rsidRPr="00F53B11" w:rsidDel="002B7538">
          <w:rPr>
            <w:rStyle w:val="CommentReference"/>
            <w:rPrChange w:id="118" w:author="Annie Kraehe" w:date="2025-05-19T17:04:00Z" w16du:dateUtc="2025-05-19T07:34:00Z">
              <w:rPr>
                <w:rStyle w:val="CommentReference"/>
                <w:color w:val="FF0000"/>
              </w:rPr>
            </w:rPrChange>
          </w:rPr>
          <w:commentReference w:id="107"/>
        </w:r>
      </w:del>
    </w:p>
    <w:p w14:paraId="7DCCA471" w14:textId="3536F5C2" w:rsidR="004B5F7D" w:rsidRPr="00F53B11" w:rsidDel="002B7538" w:rsidRDefault="004B5F7D" w:rsidP="001E4115">
      <w:pPr>
        <w:spacing w:line="480" w:lineRule="auto"/>
        <w:rPr>
          <w:del w:id="119" w:author="Annie Kraehe" w:date="2025-05-13T21:08:00Z" w16du:dateUtc="2025-05-13T11:38:00Z"/>
        </w:rPr>
      </w:pPr>
    </w:p>
    <w:p w14:paraId="36C58A43" w14:textId="1B628E3E" w:rsidR="00C44040" w:rsidDel="00F53B11" w:rsidRDefault="007B4044" w:rsidP="001E4115">
      <w:pPr>
        <w:spacing w:line="480" w:lineRule="auto"/>
        <w:rPr>
          <w:del w:id="120" w:author="Annie Kraehe" w:date="2025-05-19T14:19:00Z" w16du:dateUtc="2025-05-19T04:49:00Z"/>
        </w:rPr>
      </w:pPr>
      <w:del w:id="121" w:author="Annie Kraehe" w:date="2025-05-19T14:19:00Z" w16du:dateUtc="2025-05-19T04:49:00Z">
        <w:r w:rsidRPr="00F53B11" w:rsidDel="00A54030">
          <w:rPr>
            <w:rStyle w:val="Heading3Char"/>
          </w:rPr>
          <w:delText>Spatial</w:delText>
        </w:r>
        <w:r w:rsidR="0095420F" w:rsidRPr="00F53B11" w:rsidDel="00A54030">
          <w:rPr>
            <w:rStyle w:val="Heading3Char"/>
          </w:rPr>
          <w:delText xml:space="preserve"> filtering</w:delText>
        </w:r>
        <w:r w:rsidR="0095420F" w:rsidRPr="00F53B11" w:rsidDel="00A54030">
          <w:rPr>
            <w:b/>
            <w:bCs/>
          </w:rPr>
          <w:br/>
        </w:r>
      </w:del>
      <w:r w:rsidR="00592643" w:rsidRPr="00F53B11">
        <w:t>Presence data was thinned using the tidysdm</w:t>
      </w:r>
      <w:r w:rsidR="00D10B5A" w:rsidRPr="00F53B11">
        <w:fldChar w:fldCharType="begin"/>
      </w:r>
      <w:r w:rsidR="00806509">
        <w:instrText xml:space="preserve"> ADDIN EN.CITE &lt;EndNote&gt;&lt;Cite&gt;&lt;Author&gt;Leonardi&lt;/Author&gt;&lt;Year&gt;2024&lt;/Year&gt;&lt;RecNum&gt;19&lt;/RecNum&gt;&lt;DisplayText&gt;(Leonardi et al., 2024)&lt;/DisplayText&gt;&lt;record&gt;&lt;rec-number&gt;19&lt;/rec-number&gt;&lt;foreign-keys&gt;&lt;key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r w:rsidR="00D10B5A" w:rsidRPr="00F53B11">
        <w:fldChar w:fldCharType="separate"/>
      </w:r>
      <w:r w:rsidR="00806509">
        <w:rPr>
          <w:noProof/>
        </w:rPr>
        <w:t>(Leonardi et al., 2024)</w:t>
      </w:r>
      <w:r w:rsidR="00D10B5A" w:rsidRPr="00F53B11">
        <w:fldChar w:fldCharType="end"/>
      </w:r>
      <w:r w:rsidR="00592643" w:rsidRPr="00F53B11">
        <w:t xml:space="preserve"> </w:t>
      </w:r>
      <w:del w:id="122" w:author="Annie Kraehe" w:date="2025-05-14T11:41:00Z" w16du:dateUtc="2025-05-14T02:11:00Z">
        <w:r w:rsidR="00592643" w:rsidRPr="00F53B11" w:rsidDel="00530199">
          <w:delText>package</w:delText>
        </w:r>
      </w:del>
      <w:ins w:id="123" w:author="Annie Kraehe" w:date="2025-05-14T11:46:00Z" w16du:dateUtc="2025-05-14T02:16:00Z">
        <w:r w:rsidR="004508A4" w:rsidRPr="00F53B11">
          <w:rPr>
            <w:rPrChange w:id="124" w:author="Annie Kraehe" w:date="2025-05-19T17:04:00Z" w16du:dateUtc="2025-05-19T07:34:00Z">
              <w:rPr>
                <w:color w:val="DE4A9F"/>
              </w:rPr>
            </w:rPrChange>
          </w:rPr>
          <w:t>package</w:t>
        </w:r>
      </w:ins>
      <w:r w:rsidR="00592643" w:rsidRPr="00F53B11">
        <w:t xml:space="preserve"> to ensure that all locations were more than 50 km apart, matching the approximate spatial resolution of the </w:t>
      </w:r>
      <w:r w:rsidR="00E80FE8" w:rsidRPr="00F53B11">
        <w:t xml:space="preserve">Krapp </w:t>
      </w:r>
      <w:r w:rsidR="00E80FE8" w:rsidRPr="00F53B11">
        <w:rPr>
          <w:i/>
        </w:rPr>
        <w:t>et al.</w:t>
      </w:r>
      <w:r w:rsidR="00E80FE8" w:rsidRPr="00F53B11">
        <w:t xml:space="preserve"> (2021)</w:t>
      </w:r>
      <w:r w:rsidR="00592643" w:rsidRPr="00F53B11">
        <w:t xml:space="preserve"> </w:t>
      </w:r>
      <w:ins w:id="125" w:author="Vera Weisbecker" w:date="2025-05-05T15:20:00Z" w16du:dateUtc="2025-05-05T05:50:00Z">
        <w:r w:rsidR="00461D5F" w:rsidRPr="00F53B11">
          <w:t xml:space="preserve">palaeoclimate </w:t>
        </w:r>
      </w:ins>
      <w:r w:rsidR="00592643" w:rsidRPr="00F53B11">
        <w:t>dataset at 30° latitude</w:t>
      </w:r>
      <w:r w:rsidR="003764FE" w:rsidRPr="00F53B11">
        <w:t xml:space="preserve">, which is representative of much of Australia. </w:t>
      </w:r>
      <w:del w:id="126" w:author="Annie Kraehe" w:date="2025-05-19T17:06:00Z" w16du:dateUtc="2025-05-19T07:36:00Z">
        <w:r w:rsidR="004F1727" w:rsidRPr="00F53B11" w:rsidDel="00F53B11">
          <w:br/>
        </w:r>
      </w:del>
    </w:p>
    <w:p w14:paraId="7A40FCDD" w14:textId="77777777" w:rsidR="00F53B11" w:rsidRPr="00F53B11" w:rsidRDefault="00F53B11" w:rsidP="001E4115">
      <w:pPr>
        <w:spacing w:line="480" w:lineRule="auto"/>
        <w:rPr>
          <w:ins w:id="127" w:author="Annie Kraehe" w:date="2025-05-19T17:06:00Z" w16du:dateUtc="2025-05-19T07:36:00Z"/>
        </w:rPr>
      </w:pPr>
    </w:p>
    <w:p w14:paraId="40436A70" w14:textId="08C9A786" w:rsidR="00981993" w:rsidRPr="00F53B11" w:rsidDel="00A54030" w:rsidRDefault="006D6B43" w:rsidP="001E4115">
      <w:pPr>
        <w:pStyle w:val="Heading3"/>
        <w:spacing w:line="480" w:lineRule="auto"/>
        <w:rPr>
          <w:del w:id="128" w:author="Annie Kraehe" w:date="2025-05-19T14:19:00Z" w16du:dateUtc="2025-05-19T04:49:00Z"/>
        </w:rPr>
      </w:pPr>
      <w:del w:id="129" w:author="Annie Kraehe" w:date="2025-05-19T14:19:00Z" w16du:dateUtc="2025-05-19T04:49:00Z">
        <w:r w:rsidRPr="00F53B11" w:rsidDel="00A54030">
          <w:delText>Pseudo-absence</w:delText>
        </w:r>
        <w:r w:rsidR="00C40D5E" w:rsidRPr="00F53B11" w:rsidDel="00A54030">
          <w:delText>s</w:delText>
        </w:r>
      </w:del>
    </w:p>
    <w:p w14:paraId="5C167856" w14:textId="7C3DFB1B" w:rsidR="00CC17A0" w:rsidRPr="00F53B11" w:rsidRDefault="008400FF" w:rsidP="001E4115">
      <w:pPr>
        <w:spacing w:line="480" w:lineRule="auto"/>
        <w:rPr>
          <w:ins w:id="130" w:author="Annie Kraehe" w:date="2025-05-14T10:53:00Z" w16du:dateUtc="2025-05-14T01:23:00Z"/>
          <w14:ligatures w14:val="standardContextual"/>
        </w:rPr>
      </w:pPr>
      <w:ins w:id="131" w:author="Annie Kraehe" w:date="2025-05-14T10:38:00Z" w16du:dateUtc="2025-05-14T01:08:00Z">
        <w:r w:rsidRPr="00F53B11">
          <w:t>The ecological niche of a species</w:t>
        </w:r>
      </w:ins>
      <w:ins w:id="132" w:author="Annie Kraehe" w:date="2025-05-14T10:39:00Z" w16du:dateUtc="2025-05-14T01:09:00Z">
        <w:r w:rsidRPr="00F53B11">
          <w:t xml:space="preserve"> is defined by </w:t>
        </w:r>
      </w:ins>
      <w:ins w:id="133" w:author="Annie Kraehe" w:date="2025-05-14T10:38:00Z" w16du:dateUtc="2025-05-14T01:08:00Z">
        <w:r w:rsidRPr="00F53B11">
          <w:t>the full range of environmental conditions under which it can persist</w:t>
        </w:r>
      </w:ins>
      <w:ins w:id="134" w:author="Annie Kraehe" w:date="2025-05-14T10:41:00Z" w16du:dateUtc="2025-05-14T01:11:00Z">
        <w:r w:rsidRPr="00F53B11">
          <w:t xml:space="preserve"> </w:t>
        </w:r>
      </w:ins>
      <w:r w:rsidR="002A2DF1" w:rsidRPr="00F53B11">
        <w:fldChar w:fldCharType="begin"/>
      </w:r>
      <w:r w:rsidR="002A2DF1" w:rsidRPr="00F53B11">
        <w:instrText xml:space="preserve"> ADDIN EN.CITE &lt;EndNote&gt;&lt;Cite&gt;&lt;Author&gt;Polechová&lt;/Author&gt;&lt;Year&gt;2008&lt;/Year&gt;&lt;RecNum&gt;1108&lt;/RecNum&gt;&lt;DisplayText&gt;(Polechová &amp;amp; Storch, 2008)&lt;/DisplayText&gt;&lt;record&gt;&lt;rec-number&gt;1108&lt;/rec-number&gt;&lt;foreign-keys&gt;&lt;key app="EN" db-id="e0wsva0pt9tdf2e2v02v59toar99ttxfrsap" timestamp="1703920234" guid="b1246d20-32d3-4759-bdfc-65670dee3e27"&gt;1108&lt;/key&gt;&lt;/foreign-keys&gt;&lt;ref-type name="Journal Article"&gt;17&lt;/ref-type&gt;&lt;contributors&gt;&lt;authors&gt;&lt;author&gt;Polechová, Jitka&lt;/author&gt;&lt;author&gt;Storch, David&lt;/author&gt;&lt;/authors&gt;&lt;/contributors&gt;&lt;titles&gt;&lt;title&gt;Ecological niche&lt;/title&gt;&lt;secondary-title&gt;Encyclopedia of ecology&lt;/secondary-title&gt;&lt;/titles&gt;&lt;periodical&gt;&lt;full-title&gt;Encyclopedia of ecology&lt;/full-title&gt;&lt;/periodical&gt;&lt;pages&gt;1088-1097&lt;/pages&gt;&lt;volume&gt;2&lt;/volume&gt;&lt;dates&gt;&lt;year&gt;2008&lt;/year&gt;&lt;/dates&gt;&lt;urls&gt;&lt;/urls&gt;&lt;/record&gt;&lt;/Cite&gt;&lt;/EndNote&gt;</w:instrText>
      </w:r>
      <w:r w:rsidR="002A2DF1" w:rsidRPr="00F53B11">
        <w:fldChar w:fldCharType="separate"/>
      </w:r>
      <w:r w:rsidR="002A2DF1" w:rsidRPr="00F53B11">
        <w:rPr>
          <w:noProof/>
        </w:rPr>
        <w:t>(Polechová &amp; Storch, 2008)</w:t>
      </w:r>
      <w:r w:rsidR="002A2DF1" w:rsidRPr="00F53B11">
        <w:fldChar w:fldCharType="end"/>
      </w:r>
      <w:ins w:id="135" w:author="Annie Kraehe" w:date="2025-05-14T10:38:00Z" w16du:dateUtc="2025-05-14T01:08:00Z">
        <w:r w:rsidRPr="00F53B11">
          <w:t>.</w:t>
        </w:r>
      </w:ins>
      <w:ins w:id="136" w:author="Annie Kraehe" w:date="2025-05-14T10:31:00Z" w16du:dateUtc="2025-05-14T01:01:00Z">
        <w:r w:rsidR="006C52E5" w:rsidRPr="00F53B11">
          <w:t xml:space="preserve"> </w:t>
        </w:r>
      </w:ins>
      <w:ins w:id="137" w:author="Annie Kraehe" w:date="2025-05-14T10:41:00Z" w16du:dateUtc="2025-05-14T01:11:00Z">
        <w:r w:rsidR="002A2DF1" w:rsidRPr="00F53B11">
          <w:t>S</w:t>
        </w:r>
      </w:ins>
      <w:del w:id="138" w:author="Annie Kraehe" w:date="2025-05-14T10:30:00Z" w16du:dateUtc="2025-05-14T01:00:00Z">
        <w:r w:rsidR="00981993" w:rsidRPr="00F53B11" w:rsidDel="006C52E5">
          <w:delText xml:space="preserve">The species’ ecological niche encompasses both suitable and unsuitable </w:delText>
        </w:r>
        <w:commentRangeStart w:id="139"/>
        <w:commentRangeStart w:id="140"/>
        <w:r w:rsidR="00981993" w:rsidRPr="00F53B11" w:rsidDel="006C52E5">
          <w:delText>habitats</w:delText>
        </w:r>
        <w:commentRangeEnd w:id="139"/>
        <w:r w:rsidR="00461D5F" w:rsidRPr="00F53B11" w:rsidDel="006C52E5">
          <w:rPr>
            <w:rStyle w:val="CommentReference"/>
          </w:rPr>
          <w:commentReference w:id="139"/>
        </w:r>
        <w:commentRangeEnd w:id="140"/>
        <w:r w:rsidR="002D7946" w:rsidRPr="00F53B11" w:rsidDel="006C52E5">
          <w:rPr>
            <w:rStyle w:val="CommentReference"/>
          </w:rPr>
          <w:commentReference w:id="140"/>
        </w:r>
        <w:r w:rsidR="00F02A6E" w:rsidRPr="00F53B11" w:rsidDel="006C52E5">
          <w:delText xml:space="preserve"> </w:delText>
        </w:r>
        <w:r w:rsidR="00F02A6E" w:rsidRPr="00F53B11" w:rsidDel="006C52E5">
          <w:rPr>
            <w:rPrChange w:id="141" w:author="Annie Kraehe" w:date="2025-05-19T17:04:00Z" w16du:dateUtc="2025-05-19T07:34:00Z">
              <w:rPr>
                <w:color w:val="FF0000"/>
              </w:rPr>
            </w:rPrChange>
          </w:rPr>
          <w:delText xml:space="preserve">[Vera: “This is unclear to me - how can a nice encompass unsuitable habitats and how is this shaped by… ? Probably needs </w:delText>
        </w:r>
      </w:del>
      <w:del w:id="142" w:author="Annie Kraehe" w:date="2025-05-14T10:28:00Z" w16du:dateUtc="2025-05-14T00:58:00Z">
        <w:r w:rsidR="00F02A6E" w:rsidRPr="00F53B11" w:rsidDel="006C52E5">
          <w:rPr>
            <w:rPrChange w:id="143" w:author="Annie Kraehe" w:date="2025-05-19T17:04:00Z" w16du:dateUtc="2025-05-19T07:34:00Z">
              <w:rPr>
                <w:color w:val="FF0000"/>
              </w:rPr>
            </w:rPrChange>
          </w:rPr>
          <w:delText>unpackin</w:delText>
        </w:r>
      </w:del>
      <w:del w:id="144" w:author="Annie Kraehe" w:date="2025-05-14T10:30:00Z" w16du:dateUtc="2025-05-14T01:00:00Z">
        <w:r w:rsidR="00F02A6E" w:rsidRPr="00F53B11" w:rsidDel="006C52E5">
          <w:rPr>
            <w:rPrChange w:id="145" w:author="Annie Kraehe" w:date="2025-05-19T17:04:00Z" w16du:dateUtc="2025-05-19T07:34:00Z">
              <w:rPr>
                <w:color w:val="FF0000"/>
              </w:rPr>
            </w:rPrChange>
          </w:rPr>
          <w:delText xml:space="preserve"> </w:delText>
        </w:r>
      </w:del>
      <w:del w:id="146" w:author="Annie Kraehe" w:date="2025-05-14T10:28:00Z" w16du:dateUtc="2025-05-14T00:58:00Z">
        <w:r w:rsidR="00F02A6E" w:rsidRPr="00F53B11" w:rsidDel="006C52E5">
          <w:rPr>
            <w:rPrChange w:id="147" w:author="Annie Kraehe" w:date="2025-05-19T17:04:00Z" w16du:dateUtc="2025-05-19T07:34:00Z">
              <w:rPr>
                <w:color w:val="FF0000"/>
              </w:rPr>
            </w:rPrChange>
          </w:rPr>
          <w:delText>gand</w:delText>
        </w:r>
      </w:del>
      <w:del w:id="148" w:author="Annie Kraehe" w:date="2025-05-14T10:30:00Z" w16du:dateUtc="2025-05-14T01:00:00Z">
        <w:r w:rsidR="00F02A6E" w:rsidRPr="00F53B11" w:rsidDel="006C52E5">
          <w:rPr>
            <w:rPrChange w:id="149" w:author="Annie Kraehe" w:date="2025-05-19T17:04:00Z" w16du:dateUtc="2025-05-19T07:34:00Z">
              <w:rPr>
                <w:color w:val="FF0000"/>
              </w:rPr>
            </w:rPrChange>
          </w:rPr>
          <w:delText xml:space="preserve"> this paragraph probably needs a reference or two.” Janelle: “Yes. I struggled with this section a bit and had a similar comment to Vera”]</w:delText>
        </w:r>
        <w:r w:rsidR="00981993" w:rsidRPr="00F53B11" w:rsidDel="006C52E5">
          <w:delText xml:space="preserve">, shaped by environmental variables and species interactions. </w:delText>
        </w:r>
      </w:del>
      <w:ins w:id="150" w:author="Annie Kraehe" w:date="2025-05-14T10:41:00Z">
        <w:r w:rsidR="002A2DF1" w:rsidRPr="00F53B11">
          <w:t>pecies distribution models aim to infer this niche by identifying the environmental boundaries that separate suitable from unsuitable habitat</w:t>
        </w:r>
      </w:ins>
      <w:ins w:id="151" w:author="Annie Kraehe" w:date="2025-05-14T10:43:00Z" w16du:dateUtc="2025-05-14T01:13:00Z">
        <w:r w:rsidR="002A2DF1" w:rsidRPr="00F53B11">
          <w:t xml:space="preserve"> </w:t>
        </w:r>
      </w:ins>
      <w:r w:rsidR="002A2DF1" w:rsidRPr="00F53B11">
        <w:fldChar w:fldCharType="begin"/>
      </w:r>
      <w:r w:rsidR="002E1B74" w:rsidRPr="00F53B11">
        <w:instrText xml:space="preserve"> ADDIN EN.CITE &lt;EndNote&gt;&lt;Cite&gt;&lt;Author&gt;Elith&lt;/Author&gt;&lt;Year&gt;2009&lt;/Year&gt;&lt;RecNum&gt;1541&lt;/RecNum&gt;&lt;DisplayText&gt;(Elith &amp;amp; Leathwick, 2009)&lt;/DisplayText&gt;&lt;record&gt;&lt;rec-number&gt;1541&lt;/rec-number&gt;&lt;foreign-keys&gt;&lt;key app="EN" db-id="e0wsva0pt9tdf2e2v02v59toar99ttxfrsap" timestamp="1747185209" guid="fe89b1b3-a35e-472f-9b10-6d926b5e2d63"&gt;1541&lt;/key&gt;&lt;/foreign-keys&gt;&lt;ref-type name="Journal Article"&gt;17&lt;/ref-type&gt;&lt;contributors&gt;&lt;authors&gt;&lt;author&gt;Elith, Jane&lt;/author&gt;&lt;author&gt;Leathwick, John R&lt;/author&gt;&lt;/authors&gt;&lt;/contributors&gt;&lt;titles&gt;&lt;title&gt;Species distribution models: ecological explanation and prediction across space and time&lt;/title&gt;&lt;secondary-title&gt;Annual review of ecology, evolution, and systematics&lt;/secondary-title&gt;&lt;/titles&gt;&lt;periodical&gt;&lt;full-title&gt;Annual review of ecology, evolution, and systematics&lt;/full-title&gt;&lt;/periodical&gt;&lt;pages&gt;677-697&lt;/pages&gt;&lt;volume&gt;40&lt;/volume&gt;&lt;number&gt;1&lt;/number&gt;&lt;dates&gt;&lt;year&gt;2009&lt;/year&gt;&lt;/dates&gt;&lt;isbn&gt;1543-592X&lt;/isbn&gt;&lt;urls&gt;&lt;/urls&gt;&lt;/record&gt;&lt;/Cite&gt;&lt;/EndNote&gt;</w:instrText>
      </w:r>
      <w:r w:rsidR="002A2DF1" w:rsidRPr="00F53B11">
        <w:fldChar w:fldCharType="separate"/>
      </w:r>
      <w:r w:rsidR="002A2DF1" w:rsidRPr="00F53B11">
        <w:rPr>
          <w:noProof/>
        </w:rPr>
        <w:t>(Elith &amp; Leathwick, 2009)</w:t>
      </w:r>
      <w:r w:rsidR="002A2DF1" w:rsidRPr="00F53B11">
        <w:fldChar w:fldCharType="end"/>
      </w:r>
      <w:del w:id="152" w:author="Annie Kraehe" w:date="2025-05-14T10:41:00Z" w16du:dateUtc="2025-05-14T01:11:00Z">
        <w:r w:rsidR="00981993" w:rsidRPr="00F53B11" w:rsidDel="002A2DF1">
          <w:delText>In species distribution modelling, absence points are required to identify unsuitable habitats</w:delText>
        </w:r>
      </w:del>
      <w:ins w:id="153" w:author="Vera Weisbecker" w:date="2025-05-05T15:22:00Z" w16du:dateUtc="2025-05-05T05:52:00Z">
        <w:del w:id="154" w:author="Annie Kraehe" w:date="2025-05-14T10:41:00Z" w16du:dateUtc="2025-05-14T01:11:00Z">
          <w:r w:rsidR="00461D5F" w:rsidRPr="00F53B11" w:rsidDel="002A2DF1">
            <w:delText xml:space="preserve"> REF</w:delText>
          </w:r>
        </w:del>
      </w:ins>
      <w:r w:rsidR="00981993" w:rsidRPr="00F53B11">
        <w:t>. However, true absence data is often inadequate or unavailable, especially when dealing with palaeo data such as ours. In these cases, pseudo-absence points need to be generated</w:t>
      </w:r>
      <w:ins w:id="155" w:author="Vera Weisbecker" w:date="2025-05-05T15:22:00Z" w16du:dateUtc="2025-05-05T05:52:00Z">
        <w:r w:rsidR="00461D5F" w:rsidRPr="00F53B11">
          <w:t xml:space="preserve"> </w:t>
        </w:r>
      </w:ins>
      <w:ins w:id="156" w:author="Annie Kraehe" w:date="2025-05-14T10:44:00Z">
        <w:r w:rsidR="002A2DF1" w:rsidRPr="00F53B11">
          <w:t>to approximate environmentally unsuitable conditions</w:t>
        </w:r>
      </w:ins>
      <w:ins w:id="157" w:author="Vera Weisbecker" w:date="2025-05-05T15:22:00Z" w16du:dateUtc="2025-05-05T05:52:00Z">
        <w:del w:id="158" w:author="Annie Kraehe" w:date="2025-05-14T10:44:00Z" w16du:dateUtc="2025-05-14T01:14:00Z">
          <w:r w:rsidR="00461D5F" w:rsidRPr="00F53B11" w:rsidDel="002A2DF1">
            <w:delText>REF</w:delText>
          </w:r>
        </w:del>
      </w:ins>
      <w:ins w:id="159" w:author="Annie Kraehe" w:date="2025-05-14T10:44:00Z" w16du:dateUtc="2025-05-14T01:14:00Z">
        <w:r w:rsidR="002A2DF1" w:rsidRPr="00F53B11">
          <w:t xml:space="preserve"> </w:t>
        </w:r>
      </w:ins>
      <w:r w:rsidR="002A2DF1" w:rsidRPr="00F53B11">
        <w:fldChar w:fldCharType="begin">
          <w:fldData xml:space="preserve">PEVuZE5vdGU+PENpdGU+PEF1dGhvcj5JdHVyYmlkZTwvQXV0aG9yPjxZZWFyPjIwMTU8L1llYXI+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</w:fldData>
        </w:fldChar>
      </w:r>
      <w:r w:rsidR="002A2DF1" w:rsidRPr="00F53B11">
        <w:instrText xml:space="preserve"> ADDIN EN.CITE </w:instrText>
      </w:r>
      <w:r w:rsidR="002A2DF1" w:rsidRPr="00F53B11">
        <w:fldChar w:fldCharType="begin">
          <w:fldData xml:space="preserve">PEVuZE5vdGU+PENpdGU+PEF1dGhvcj5JdHVyYmlkZTwvQXV0aG9yPjxZZWFyPjIwMTU8L1llYXI+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</w:fldData>
        </w:fldChar>
      </w:r>
      <w:r w:rsidR="002A2DF1" w:rsidRPr="00F53B11">
        <w:instrText xml:space="preserve"> ADDIN EN.CITE.DATA </w:instrText>
      </w:r>
      <w:r w:rsidR="002A2DF1" w:rsidRPr="00F53B11">
        <w:fldChar w:fldCharType="end"/>
      </w:r>
      <w:r w:rsidR="002A2DF1" w:rsidRPr="00F53B11">
        <w:fldChar w:fldCharType="separate"/>
      </w:r>
      <w:r w:rsidR="002A2DF1" w:rsidRPr="00F53B11">
        <w:rPr>
          <w:noProof/>
        </w:rPr>
        <w:t>(Iturbide et al., 2015; Liang et al., 2018; Wisz &amp; Guisan, 2009)</w:t>
      </w:r>
      <w:r w:rsidR="002A2DF1" w:rsidRPr="00F53B11">
        <w:fldChar w:fldCharType="end"/>
      </w:r>
      <w:r w:rsidR="00981993" w:rsidRPr="00F53B11">
        <w:t xml:space="preserve">. </w:t>
      </w:r>
      <w:bookmarkStart w:id="160" w:name="_Hlk198112059"/>
      <w:ins w:id="161" w:author="Annie Kraehe" w:date="2025-05-14T10:53:00Z" w16du:dateUtc="2025-05-14T01:23:00Z">
        <w:r w:rsidR="00CC17A0" w:rsidRPr="00F53B11">
          <w:rPr>
            <w14:ligatures w14:val="standardContextual"/>
          </w:rPr>
          <w:t xml:space="preserve">Using the </w:t>
        </w:r>
        <w:r w:rsidR="00CC17A0" w:rsidRPr="00F53B11">
          <w:rPr>
            <w14:ligatures w14:val="standardContextual"/>
            <w:rPrChange w:id="162" w:author="Annie Kraehe" w:date="2025-05-19T17:04:00Z" w16du:dateUtc="2025-05-19T07:34:00Z">
              <w:rPr>
                <w:i/>
                <w:iCs/>
                <w14:ligatures w14:val="standardContextual"/>
              </w:rPr>
            </w:rPrChange>
          </w:rPr>
          <w:t>tidysdm</w:t>
        </w:r>
        <w:r w:rsidR="00CC17A0" w:rsidRPr="00F53B11">
          <w:rPr>
            <w14:ligatures w14:val="standardContextual"/>
          </w:rPr>
          <w:t xml:space="preserve"> </w:t>
        </w:r>
      </w:ins>
      <w:r w:rsidR="00D10B5A" w:rsidRPr="00F53B11">
        <w:rPr>
          <w14:ligatures w14:val="standardContextual"/>
        </w:rPr>
        <w:fldChar w:fldCharType="begin"/>
      </w:r>
      <w:r w:rsidR="00806509">
        <w:rPr>
          <w14:ligatures w14:val="standardContextual"/>
        </w:rPr>
        <w:instrText xml:space="preserve"> ADDIN EN.CITE &lt;EndNote&gt;&lt;Cite&gt;&lt;Author&gt;Leonardi&lt;/Author&gt;&lt;Year&gt;2024&lt;/Year&gt;&lt;RecNum&gt;19&lt;/RecNum&gt;&lt;DisplayText&gt;(Leonardi et al., 2024)&lt;/DisplayText&gt;&lt;record&gt;&lt;rec-number&gt;19&lt;/rec-number&gt;&lt;foreign-keys&gt;&lt;key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r w:rsidR="00D10B5A" w:rsidRPr="00F53B11">
        <w:rPr>
          <w14:ligatures w14:val="standardContextual"/>
        </w:rPr>
        <w:fldChar w:fldCharType="separate"/>
      </w:r>
      <w:r w:rsidR="00806509">
        <w:rPr>
          <w:noProof/>
          <w14:ligatures w14:val="standardContextual"/>
        </w:rPr>
        <w:t>(Leonardi et al., 2024)</w:t>
      </w:r>
      <w:r w:rsidR="00D10B5A" w:rsidRPr="00F53B11">
        <w:rPr>
          <w14:ligatures w14:val="standardContextual"/>
        </w:rPr>
        <w:fldChar w:fldCharType="end"/>
      </w:r>
      <w:ins w:id="163" w:author="Annie Kraehe" w:date="2025-05-19T16:38:00Z" w16du:dateUtc="2025-05-19T07:08:00Z">
        <w:r w:rsidR="00D10B5A" w:rsidRPr="00F53B11">
          <w:rPr>
            <w14:ligatures w14:val="standardContextual"/>
          </w:rPr>
          <w:t xml:space="preserve"> </w:t>
        </w:r>
      </w:ins>
      <w:ins w:id="164" w:author="Annie Kraehe" w:date="2025-05-14T11:46:00Z" w16du:dateUtc="2025-05-14T02:16:00Z">
        <w:r w:rsidR="004508A4" w:rsidRPr="00F53B11">
          <w:rPr>
            <w14:ligatures w14:val="standardContextual"/>
            <w:rPrChange w:id="165" w:author="Annie Kraehe" w:date="2025-05-19T17:04:00Z" w16du:dateUtc="2025-05-19T07:34:00Z">
              <w:rPr>
                <w:color w:val="DE4A9F"/>
                <w14:ligatures w14:val="standardContextual"/>
              </w:rPr>
            </w:rPrChange>
          </w:rPr>
          <w:t>package</w:t>
        </w:r>
      </w:ins>
      <w:ins w:id="166" w:author="Annie Kraehe" w:date="2025-05-14T10:53:00Z" w16du:dateUtc="2025-05-14T01:23:00Z">
        <w:del w:id="167" w:author="Annie Kraehe" w:date="2025-05-19T16:38:00Z" w16du:dateUtc="2025-05-19T07:08:00Z">
          <w:r w:rsidR="00CC17A0" w:rsidRPr="00F53B11" w:rsidDel="00D10B5A">
            <w:rPr>
              <w14:ligatures w14:val="standardContextual"/>
            </w:rPr>
            <w:delText xml:space="preserve"> </w:delText>
          </w:r>
        </w:del>
      </w:ins>
      <w:del w:id="168" w:author="Annie Kraehe" w:date="2025-05-19T16:38:00Z" w16du:dateUtc="2025-05-19T07:08:00Z">
        <w:r w:rsidR="00CC17A0" w:rsidRPr="00F53B11" w:rsidDel="00D10B5A">
          <w:rPr>
            <w14:ligatures w14:val="standardContextual"/>
          </w:rPr>
          <w:fldChar w:fldCharType="begin"/>
        </w:r>
      </w:del>
      <w:r w:rsidR="00806509">
        <w:rPr>
          <w14:ligatures w14:val="standardContextual"/>
        </w:rPr>
        <w:instrText xml:space="preserve"> ADDIN EN.CITE &lt;EndNote&gt;&lt;Cite&gt;&lt;Author&gt;Leonardi&lt;/Author&gt;&lt;Year&gt;2024&lt;/Year&gt;&lt;RecNum&gt;1499&lt;/RecNum&gt;&lt;DisplayText&gt;(Leonardi et al., 2024a)&lt;/DisplayText&gt;&lt;record&gt;&lt;rec-number&gt;1499&lt;/rec-number&gt;&lt;foreign-keys&gt;&lt;key app="EN" db-id="e0wsva0pt9tdf2e2v02v59toar99ttxfrsap" timestamp="1746435344" guid="bc09e0c1-a333-4b5b-9292-04f7abe6192c"&gt;1499&lt;/key&gt;&lt;/foreign-keys&gt;&lt;ref-type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dates&gt;&lt;year&gt;2024&lt;/year&gt;&lt;/dates&gt;&lt;publisher&gt;CRAN&lt;/publisher&gt;&lt;urls&gt;&lt;related-urls&gt;&lt;url&gt;https://CRAN.R-project.org/package=tidysdm&lt;/url&gt;&lt;/related-urls&gt;&lt;/urls&gt;&lt;/record&gt;&lt;/Cite&gt;&lt;/EndNote&gt;</w:instrText>
      </w:r>
      <w:del w:id="169" w:author="Annie Kraehe" w:date="2025-05-19T16:38:00Z" w16du:dateUtc="2025-05-19T07:08:00Z">
        <w:r w:rsidR="00CC17A0" w:rsidRPr="00F53B11" w:rsidDel="00D10B5A">
          <w:rPr>
            <w14:ligatures w14:val="standardContextual"/>
          </w:rPr>
          <w:fldChar w:fldCharType="separate"/>
        </w:r>
      </w:del>
      <w:r w:rsidR="00806509">
        <w:rPr>
          <w:noProof/>
          <w14:ligatures w14:val="standardContextual"/>
        </w:rPr>
        <w:t>(Leonardi et al., 2024a)</w:t>
      </w:r>
      <w:del w:id="170" w:author="Annie Kraehe" w:date="2025-05-19T16:38:00Z" w16du:dateUtc="2025-05-19T07:08:00Z">
        <w:r w:rsidR="00CC17A0" w:rsidRPr="00F53B11" w:rsidDel="00D10B5A">
          <w:rPr>
            <w14:ligatures w14:val="standardContextual"/>
          </w:rPr>
          <w:fldChar w:fldCharType="end"/>
        </w:r>
      </w:del>
      <w:ins w:id="171" w:author="Annie Kraehe" w:date="2025-05-14T10:53:00Z" w16du:dateUtc="2025-05-14T01:23:00Z">
        <w:r w:rsidR="00CC17A0" w:rsidRPr="00F53B11">
          <w:rPr>
            <w14:ligatures w14:val="standardContextual"/>
          </w:rPr>
          <w:t xml:space="preserve">, pseudo-absence points were generated using stratified sampling in environmental space </w:t>
        </w:r>
        <w:r w:rsidR="00CC17A0" w:rsidRPr="00F53B11">
          <w:rPr>
            <w14:ligatures w14:val="standardContextual"/>
          </w:rPr>
          <w:fldChar w:fldCharType="begin">
            <w:fldData xml:space="preserve">PEVuZE5vdGU+PENpdGU+PEF1dGhvcj5CYXJiZXQtTWFzc2luPC9BdXRob3I+PFllYXI+MjAxMjwv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</w:fldData>
          </w:fldChar>
        </w:r>
      </w:ins>
      <w:r w:rsidR="002E1B74" w:rsidRPr="00F53B11">
        <w:rPr>
          <w14:ligatures w14:val="standardContextual"/>
        </w:rPr>
        <w:instrText xml:space="preserve"> ADDIN EN.CITE </w:instrText>
      </w:r>
      <w:r w:rsidR="002E1B74" w:rsidRPr="00F53B11">
        <w:rPr>
          <w14:ligatures w14:val="standardContextual"/>
        </w:rPr>
        <w:fldChar w:fldCharType="begin">
          <w:fldData xml:space="preserve">PEVuZE5vdGU+PENpdGU+PEF1dGhvcj5CYXJiZXQtTWFzc2luPC9BdXRob3I+PFllYXI+MjAxMjwv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</w:fldData>
        </w:fldChar>
      </w:r>
      <w:r w:rsidR="002E1B74" w:rsidRPr="00F53B11">
        <w:rPr>
          <w14:ligatures w14:val="standardContextual"/>
        </w:rPr>
        <w:instrText xml:space="preserve"> ADDIN EN.CITE.DATA </w:instrText>
      </w:r>
      <w:r w:rsidR="002E1B74" w:rsidRPr="00F53B11">
        <w:rPr>
          <w14:ligatures w14:val="standardContextual"/>
        </w:rPr>
      </w:r>
      <w:r w:rsidR="002E1B74" w:rsidRPr="00F53B11">
        <w:rPr>
          <w14:ligatures w14:val="standardContextual"/>
        </w:rPr>
        <w:fldChar w:fldCharType="end"/>
      </w:r>
      <w:ins w:id="172" w:author="Annie Kraehe" w:date="2025-05-14T10:53:00Z" w16du:dateUtc="2025-05-14T01:23:00Z">
        <w:r w:rsidR="00CC17A0" w:rsidRPr="00F53B11">
          <w:rPr>
            <w14:ligatures w14:val="standardContextual"/>
          </w:rPr>
        </w:r>
        <w:r w:rsidR="00CC17A0" w:rsidRPr="00F53B11">
          <w:rPr>
            <w14:ligatures w14:val="standardContextual"/>
          </w:rPr>
          <w:fldChar w:fldCharType="separate"/>
        </w:r>
        <w:r w:rsidR="00CC17A0" w:rsidRPr="00F53B11">
          <w:rPr>
            <w:noProof/>
            <w14:ligatures w14:val="standardContextual"/>
          </w:rPr>
          <w:t>(Barbet-Massin et al., 2012; Da Re et al., 2023)</w:t>
        </w:r>
        <w:r w:rsidR="00CC17A0" w:rsidRPr="00F53B11">
          <w:rPr>
            <w14:ligatures w14:val="standardContextual"/>
          </w:rPr>
          <w:fldChar w:fldCharType="end"/>
        </w:r>
        <w:r w:rsidR="00CC17A0" w:rsidRPr="00F53B11">
          <w:rPr>
            <w14:ligatures w14:val="standardContextual"/>
          </w:rPr>
          <w:t>, followed by a minimum distance filter of 50</w:t>
        </w:r>
        <w:r w:rsidR="00CC17A0" w:rsidRPr="00F53B11">
          <w:rPr>
            <w:rFonts w:ascii="Arial" w:hAnsi="Arial" w:cs="Arial"/>
            <w14:ligatures w14:val="standardContextual"/>
          </w:rPr>
          <w:t> </w:t>
        </w:r>
        <w:r w:rsidR="00CC17A0" w:rsidRPr="00F53B11">
          <w:rPr>
            <w14:ligatures w14:val="standardContextual"/>
          </w:rPr>
          <w:t xml:space="preserve">km to exclude areas near known presence points and avoid spatial overlap. Stratifying pseudo-absences across environmental gradients helps ensure that the full range of background conditions is represented, reducing sampling bias and improving model performance </w:t>
        </w:r>
        <w:r w:rsidR="00CC17A0" w:rsidRPr="00F53B11">
          <w:rPr>
            <w14:ligatures w14:val="standardContextual"/>
          </w:rPr>
          <w:fldChar w:fldCharType="begin"/>
        </w:r>
      </w:ins>
      <w:r w:rsidR="002E1B74" w:rsidRPr="00F53B11">
        <w:rPr>
          <w14:ligatures w14:val="standardContextual"/>
        </w:rPr>
        <w:instrText xml:space="preserve"> ADDIN EN.CITE &lt;EndNote&gt;&lt;Cite&gt;&lt;Author&gt;Da Re&lt;/Author&gt;&lt;Year&gt;2023&lt;/Year&gt;&lt;RecNum&gt;1495&lt;/RecNum&gt;&lt;DisplayText&gt;(Da Re et al., 2023)&lt;/DisplayText&gt;&lt;record&gt;&lt;rec-number&gt;1495&lt;/rec-number&gt;&lt;foreign-keys&gt;&lt;key app="EN" db-id="e0wsva0pt9tdf2e2v02v59toar99ttxfrsap" timestamp="1746435344" guid="4064d5c1-1ebc-480f-b180-207aa9e9a420"&gt;1495&lt;/key&gt;&lt;/foreign-keys&gt;&lt;ref-type name="Computer Program"&gt;9&lt;/ref-type&gt;&lt;contributors&gt;&lt;authors&gt;&lt;author&gt;Da Re, Daniele&lt;/author&gt;&lt;author&gt;Tordoni, Enrico&lt;/author&gt;&lt;author&gt;Lenoir, Jonathan&lt;/author&gt;&lt;author&gt;Lembrechts, Jonas&lt;/author&gt;&lt;author&gt;Vanwambeke, Sophie&lt;/author&gt;&lt;author&gt;Rocchini, Duccio&lt;/author&gt;&lt;author&gt;Bazzichetto, Manuele&lt;/author&gt;&lt;/authors&gt;&lt;/contributors&gt;&lt;titles&gt;&lt;title&gt;USE it: uniformly sampling pseudo-absences within the environmental space for applications in habitat suitability models&lt;/title&gt;&lt;/titles&gt;&lt;dates&gt;&lt;year&gt;2023&lt;/year&gt;&lt;/dates&gt;&lt;publisher&gt;CRAN&lt;/publisher&gt;&lt;urls&gt;&lt;related-urls&gt;&lt;url&gt;https://doi.org/10.32942/X2XS32&lt;/url&gt;&lt;/related-urls&gt;&lt;/urls&gt;&lt;/record&gt;&lt;/Cite&gt;&lt;/EndNote&gt;</w:instrText>
      </w:r>
      <w:ins w:id="173" w:author="Annie Kraehe" w:date="2025-05-14T10:53:00Z" w16du:dateUtc="2025-05-14T01:23:00Z">
        <w:r w:rsidR="00CC17A0" w:rsidRPr="00F53B11">
          <w:rPr>
            <w14:ligatures w14:val="standardContextual"/>
          </w:rPr>
          <w:fldChar w:fldCharType="separate"/>
        </w:r>
        <w:r w:rsidR="00CC17A0" w:rsidRPr="00F53B11">
          <w:rPr>
            <w:noProof/>
            <w14:ligatures w14:val="standardContextual"/>
          </w:rPr>
          <w:t>(Da Re et al., 2023)</w:t>
        </w:r>
        <w:r w:rsidR="00CC17A0" w:rsidRPr="00F53B11">
          <w:rPr>
            <w14:ligatures w14:val="standardContextual"/>
          </w:rPr>
          <w:fldChar w:fldCharType="end"/>
        </w:r>
        <w:r w:rsidR="00CC17A0" w:rsidRPr="00F53B11">
          <w:rPr>
            <w14:ligatures w14:val="standardContextual"/>
          </w:rPr>
          <w:t xml:space="preserve">. Excluding areas close to known presences minimises the risk of labelling potentially suitable habitats as absences, which can otherwise inflate commission errors and reduce model interpretability </w:t>
        </w:r>
        <w:r w:rsidR="00CC17A0" w:rsidRPr="00F53B11">
          <w:rPr>
            <w14:ligatures w14:val="standardContextual"/>
          </w:rPr>
          <w:fldChar w:fldCharType="begin"/>
        </w:r>
        <w:r w:rsidR="00CC17A0" w:rsidRPr="00F53B11">
          <w:rPr>
            <w14:ligatures w14:val="standardContextual"/>
          </w:rPr>
          <w:instrText xml:space="preserve"> ADDIN EN.CITE &lt;EndNote&gt;&lt;Cite&gt;&lt;Author&gt;Barbet-Massin&lt;/Author&gt;&lt;Year&gt;2012&lt;/Year&gt;&lt;RecNum&gt;1309&lt;/RecNum&gt;&lt;DisplayText&gt;(Barbet-Massin et al., 2012)&lt;/DisplayText&gt;&lt;record&gt;&lt;rec-number&gt;1309&lt;/rec-number&gt;&lt;foreign-keys&gt;&lt;key app="EN" db-id="e0wsva0pt9tdf2e2v02v59toar99ttxfrsap" timestamp="1739868032" guid="6329bfb8-7b57-498d-b220-c2f1de5c0093"&gt;1309&lt;/key&gt;&lt;/foreign-keys&gt;&lt;ref-type name="Journal Article"&gt;17&lt;/ref-type&gt;&lt;contributors&gt;&lt;authors&gt;&lt;author&gt;Barbet-Massin, Morgane&lt;/author&gt;&lt;author&gt;Jiguet, Frédéric&lt;/author&gt;&lt;author&gt;Albert, Cécile Hélène&lt;/author&gt;&lt;author&gt;Thuiller, Wilfried&lt;/author&gt;&lt;/authors&gt;&lt;/contributors&gt;&lt;titles&gt;&lt;title&gt;Selecting pseudo-absences for species distribution models: how, where and how many?&lt;/title&gt;&lt;secondary-title&gt;Methods in Ecology and Evolution&lt;/secondary-title&gt;&lt;/titles&gt;&lt;periodical&gt;&lt;full-title&gt;Methods in Ecology and Evolution&lt;/full-title&gt;&lt;/periodical&gt;&lt;pages&gt;327-338&lt;/pages&gt;&lt;volume&gt;3&lt;/volume&gt;&lt;number&gt;2&lt;/number&gt;&lt;dates&gt;&lt;year&gt;2012&lt;/year&gt;&lt;/dates&gt;&lt;urls&gt;&lt;related-urls&gt;&lt;url&gt;https://besjournals.onlinelibrary.wiley.com/doi/abs/10.1111/j.2041-210X.2011.00172.x&lt;/url&gt;&lt;/related-urls&gt;&lt;/urls&gt;&lt;electronic-resource-num&gt;https://doi.org/10.1111/j.2041-210X.2011.00172.x&lt;/electronic-resource-num&gt;&lt;/record&gt;&lt;/Cite&gt;&lt;/EndNote&gt;</w:instrText>
        </w:r>
        <w:r w:rsidR="00CC17A0" w:rsidRPr="00F53B11">
          <w:rPr>
            <w14:ligatures w14:val="standardContextual"/>
          </w:rPr>
          <w:fldChar w:fldCharType="separate"/>
        </w:r>
        <w:r w:rsidR="00CC17A0" w:rsidRPr="00F53B11">
          <w:rPr>
            <w:noProof/>
            <w14:ligatures w14:val="standardContextual"/>
          </w:rPr>
          <w:t>(Barbet-Massin et al., 2012)</w:t>
        </w:r>
        <w:r w:rsidR="00CC17A0" w:rsidRPr="00F53B11">
          <w:rPr>
            <w14:ligatures w14:val="standardContextual"/>
          </w:rPr>
          <w:fldChar w:fldCharType="end"/>
        </w:r>
        <w:r w:rsidR="00CC17A0" w:rsidRPr="00F53B11">
          <w:rPr>
            <w14:ligatures w14:val="standardContextual"/>
          </w:rPr>
          <w:t>.</w:t>
        </w:r>
      </w:ins>
    </w:p>
    <w:p w14:paraId="3B28F41E" w14:textId="53E98497" w:rsidR="00981993" w:rsidRPr="00F53B11" w:rsidDel="00CC17A0" w:rsidRDefault="00981993" w:rsidP="001E4115">
      <w:pPr>
        <w:spacing w:line="480" w:lineRule="auto"/>
        <w:rPr>
          <w:del w:id="174" w:author="Annie Kraehe" w:date="2025-05-14T10:53:00Z" w16du:dateUtc="2025-05-14T01:23:00Z"/>
        </w:rPr>
      </w:pPr>
      <w:del w:id="175" w:author="Annie Kraehe" w:date="2025-05-14T10:53:00Z" w16du:dateUtc="2025-05-14T01:23:00Z">
        <w:r w:rsidRPr="00F53B11" w:rsidDel="00CC17A0">
          <w:lastRenderedPageBreak/>
          <w:delText>Using the tidysdm package</w:delText>
        </w:r>
        <w:r w:rsidR="008400FF" w:rsidRPr="00F53B11" w:rsidDel="00CC17A0">
          <w:fldChar w:fldCharType="begin"/>
        </w:r>
      </w:del>
      <w:r w:rsidR="00806509">
        <w:instrText xml:space="preserve"> ADDIN EN.CITE &lt;EndNote&gt;&lt;Cite&gt;&lt;Author&gt;Leonardi&lt;/Author&gt;&lt;Year&gt;2024&lt;/Year&gt;&lt;RecNum&gt;19&lt;/RecNum&gt;&lt;DisplayText&gt;(Leonardi et al., 2024b)&lt;/DisplayText&gt;&lt;record&gt;&lt;rec-number&gt;19&lt;/rec-number&gt;&lt;foreign-keys&gt;&lt;key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del w:id="176" w:author="Annie Kraehe" w:date="2025-05-14T10:53:00Z" w16du:dateUtc="2025-05-14T01:23:00Z">
        <w:r w:rsidR="008400FF" w:rsidRPr="00F53B11" w:rsidDel="00CC17A0">
          <w:fldChar w:fldCharType="separate"/>
        </w:r>
      </w:del>
      <w:r w:rsidR="00806509">
        <w:rPr>
          <w:noProof/>
        </w:rPr>
        <w:t>(Leonardi et al., 2024b)</w:t>
      </w:r>
      <w:del w:id="177" w:author="Annie Kraehe" w:date="2025-05-14T10:53:00Z" w16du:dateUtc="2025-05-14T01:23:00Z">
        <w:r w:rsidR="008400FF" w:rsidRPr="00F53B11" w:rsidDel="00CC17A0">
          <w:fldChar w:fldCharType="end"/>
        </w:r>
        <w:r w:rsidRPr="00F53B11" w:rsidDel="00CC17A0">
          <w:delText>, pseudo-absence points were generated using stratified sampling in environmental space</w:delText>
        </w:r>
        <w:r w:rsidR="002A2DF1" w:rsidRPr="00F53B11" w:rsidDel="00CC17A0">
          <w:fldChar w:fldCharType="begin">
            <w:fldData xml:space="preserve">PEVuZE5vdGU+PENpdGU+PEF1dGhvcj5CYXJiZXQtTWFzc2luPC9BdXRob3I+PFllYXI+MjAxMjwv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</w:fldData>
          </w:fldChar>
        </w:r>
      </w:del>
      <w:r w:rsidR="009E3299" w:rsidRPr="00F53B11">
        <w:instrText xml:space="preserve"> ADDIN EN.CITE </w:instrText>
      </w:r>
      <w:r w:rsidR="009E3299" w:rsidRPr="00F53B11">
        <w:fldChar w:fldCharType="begin">
          <w:fldData xml:space="preserve">PEVuZE5vdGU+PENpdGU+PEF1dGhvcj5CYXJiZXQtTWFzc2luPC9BdXRob3I+PFllYXI+MjAxMjwv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</w:fldData>
        </w:fldChar>
      </w:r>
      <w:r w:rsidR="009E3299" w:rsidRPr="00F53B11">
        <w:instrText xml:space="preserve"> ADDIN EN.CITE.DATA </w:instrText>
      </w:r>
      <w:r w:rsidR="009E3299" w:rsidRPr="00F53B11">
        <w:fldChar w:fldCharType="end"/>
      </w:r>
      <w:del w:id="178" w:author="Annie Kraehe" w:date="2025-05-14T10:53:00Z" w16du:dateUtc="2025-05-14T01:23:00Z">
        <w:r w:rsidR="002A2DF1" w:rsidRPr="00F53B11" w:rsidDel="00CC17A0">
          <w:fldChar w:fldCharType="separate"/>
        </w:r>
        <w:r w:rsidR="002A2DF1" w:rsidRPr="00F53B11" w:rsidDel="00CC17A0">
          <w:rPr>
            <w:noProof/>
          </w:rPr>
          <w:delText>(Barbet-Massin et al., 2012; Da Re et al., 2023; Descombes et al., 2022; Iturbide et al., 2015; Liang et al., 2018; Senay et al., 2013; Wisz &amp; Guisan, 2009)</w:delText>
        </w:r>
        <w:r w:rsidR="002A2DF1" w:rsidRPr="00F53B11" w:rsidDel="00CC17A0">
          <w:fldChar w:fldCharType="end"/>
        </w:r>
        <w:r w:rsidRPr="00F53B11" w:rsidDel="00CC17A0">
          <w:delText>, followed by a minimum distance filter of 50</w:delText>
        </w:r>
        <w:r w:rsidRPr="00F53B11" w:rsidDel="00CC17A0">
          <w:rPr>
            <w:rFonts w:ascii="Arial" w:hAnsi="Arial" w:cs="Arial"/>
          </w:rPr>
          <w:delText> </w:delText>
        </w:r>
        <w:r w:rsidRPr="00F53B11" w:rsidDel="00CC17A0">
          <w:delText>km to exclude areas near known presence points and avoid spatial overlap.</w:delText>
        </w:r>
      </w:del>
    </w:p>
    <w:bookmarkEnd w:id="160"/>
    <w:p w14:paraId="18B18136" w14:textId="2E88EDE1" w:rsidR="00E8361C" w:rsidRPr="00F53B11" w:rsidDel="00A54030" w:rsidRDefault="00E8361C" w:rsidP="001E4115">
      <w:pPr>
        <w:spacing w:line="480" w:lineRule="auto"/>
        <w:rPr>
          <w:del w:id="179" w:author="Annie Kraehe" w:date="2025-05-19T14:19:00Z" w16du:dateUtc="2025-05-19T04:49:00Z"/>
          <w:noProof/>
        </w:rPr>
      </w:pPr>
      <w:r w:rsidRPr="00F53B11">
        <w:t xml:space="preserve">A land/sea mask was applied using the pastclim </w:t>
      </w:r>
      <w:r w:rsidR="004508A4" w:rsidRPr="00F53B11">
        <w:fldChar w:fldCharType="begin"/>
      </w:r>
      <w:r w:rsidR="004508A4" w:rsidRPr="00F53B11">
        <w:instrText xml:space="preserve"> ADDIN EN.CITE &lt;EndNote&gt;&lt;Cite&gt;&lt;Author&gt;Leonardi&lt;/Author&gt;&lt;Year&gt;2023&lt;/Year&gt;&lt;RecNum&gt;49&lt;/RecNum&gt;&lt;DisplayText&gt;(Leonardi, Hallett, et al., 2023)&lt;/DisplayText&gt;&lt;record&gt;&lt;rec-number&gt;49&lt;/rec-number&gt;&lt;foreign-keys&gt;&lt;key app="EN" db-id="re2war52eza5rdewpp2v0stjxwv5v9f02wt5" timestamp="1747116146"&gt;49&lt;/key&gt;&lt;/foreign-keys&gt;&lt;ref-type name="Journal Article"&gt;17&lt;/ref-type&gt;&lt;contributors&gt;&lt;authors&gt;&lt;author&gt;Leonardi, Michela&lt;/author&gt;&lt;author&gt;Hallett, Emily Y.&lt;/author&gt;&lt;author&gt;Beyer, Robert&lt;/author&gt;&lt;author&gt;Krapp, Mario&lt;/author&gt;&lt;author&gt;Manica, Andrea&lt;/author&gt;&lt;/authors&gt;&lt;/contributors&gt;&lt;titles&gt;&lt;title&gt;pastclim 1.2: an R package to easily access and use paleoclimatic reconstructions&lt;/title&gt;&lt;secondary-title&gt;Ecography&lt;/secondary-title&gt;&lt;/titles&gt;&lt;periodical&gt;&lt;full-title&gt;Ecography&lt;/full-title&gt;&lt;/periodical&gt;&lt;pages&gt;e06481&lt;/pages&gt;&lt;volume&gt;2023&lt;/volume&gt;&lt;number&gt;3&lt;/number&gt;&lt;dates&gt;&lt;year&gt;2023&lt;/year&gt;&lt;/dates&gt;&lt;isbn&gt;0906-7590&lt;/isbn&gt;&lt;urls&gt;&lt;related-urls&gt;&lt;url&gt;https://nsojournals.onlinelibrary.wiley.com/doi/abs/10.1111/ecog.06481&lt;/url&gt;&lt;/related-urls&gt;&lt;/urls&gt;&lt;electronic-resource-num&gt;https://doi.org/10.1111/ecog.06481&lt;/electronic-resource-num&gt;&lt;/record&gt;&lt;/Cite&gt;&lt;/EndNote&gt;</w:instrText>
      </w:r>
      <w:r w:rsidR="004508A4" w:rsidRPr="00F53B11">
        <w:fldChar w:fldCharType="separate"/>
      </w:r>
      <w:r w:rsidR="004508A4" w:rsidRPr="00F53B11">
        <w:rPr>
          <w:noProof/>
        </w:rPr>
        <w:t>(Leonardi, Hallett, et al., 2023)</w:t>
      </w:r>
      <w:r w:rsidR="004508A4" w:rsidRPr="00F53B11">
        <w:fldChar w:fldCharType="end"/>
      </w:r>
      <w:ins w:id="180" w:author="Annie Kraehe" w:date="2025-05-14T11:52:00Z" w16du:dateUtc="2025-05-14T02:22:00Z">
        <w:r w:rsidR="004508A4" w:rsidRPr="00F53B11">
          <w:t xml:space="preserve"> </w:t>
        </w:r>
      </w:ins>
      <w:del w:id="181" w:author="Annie Kraehe" w:date="2025-05-14T11:41:00Z" w16du:dateUtc="2025-05-14T02:11:00Z">
        <w:r w:rsidRPr="00F53B11" w:rsidDel="00530199">
          <w:delText>package</w:delText>
        </w:r>
      </w:del>
      <w:ins w:id="182" w:author="Annie Kraehe" w:date="2025-05-14T11:46:00Z" w16du:dateUtc="2025-05-14T02:16:00Z">
        <w:r w:rsidR="004508A4" w:rsidRPr="00F53B11">
          <w:rPr>
            <w:rPrChange w:id="183" w:author="Annie Kraehe" w:date="2025-05-19T17:04:00Z" w16du:dateUtc="2025-05-19T07:34:00Z">
              <w:rPr>
                <w:color w:val="DE4A9F"/>
              </w:rPr>
            </w:rPrChange>
          </w:rPr>
          <w:t>package</w:t>
        </w:r>
      </w:ins>
      <w:r w:rsidRPr="00F53B11">
        <w:t xml:space="preserve"> and the </w:t>
      </w:r>
      <w:r w:rsidR="00E80FE8" w:rsidRPr="00F53B11">
        <w:t xml:space="preserve">Krapp </w:t>
      </w:r>
      <w:r w:rsidR="00E80FE8" w:rsidRPr="00F53B11">
        <w:rPr>
          <w:i/>
        </w:rPr>
        <w:t>et al.</w:t>
      </w:r>
      <w:r w:rsidR="00E80FE8" w:rsidRPr="00F53B11">
        <w:t xml:space="preserve"> (2021)</w:t>
      </w:r>
      <w:r w:rsidRPr="00F53B11">
        <w:t xml:space="preserve"> </w:t>
      </w:r>
      <w:ins w:id="184" w:author="Vera Weisbecker" w:date="2025-05-05T15:22:00Z" w16du:dateUtc="2025-05-05T05:52:00Z">
        <w:r w:rsidR="00461D5F" w:rsidRPr="00F53B11">
          <w:t xml:space="preserve">palaeoclimate </w:t>
        </w:r>
      </w:ins>
      <w:r w:rsidRPr="00F53B11">
        <w:t>dataset to prevent pseudo-absence points from being placed in oceanic areas.</w:t>
      </w:r>
      <w:r w:rsidR="008323CD" w:rsidRPr="00F53B11">
        <w:rPr>
          <w:noProof/>
        </w:rPr>
        <w:t xml:space="preserve"> </w:t>
      </w:r>
    </w:p>
    <w:p w14:paraId="21DDAA6C" w14:textId="61E98B25" w:rsidR="006476D3" w:rsidRPr="00F53B11" w:rsidDel="00A54030" w:rsidRDefault="006476D3" w:rsidP="001E4115">
      <w:pPr>
        <w:spacing w:line="480" w:lineRule="auto"/>
        <w:rPr>
          <w:del w:id="185" w:author="Annie Kraehe" w:date="2025-05-19T14:19:00Z" w16du:dateUtc="2025-05-19T04:49:00Z"/>
          <w:noProof/>
        </w:rPr>
      </w:pPr>
    </w:p>
    <w:p w14:paraId="6F5470DA" w14:textId="70E664AE" w:rsidR="00DC7FE8" w:rsidRPr="00F53B11" w:rsidDel="00870ACD" w:rsidRDefault="001A4799" w:rsidP="001E4115">
      <w:pPr>
        <w:spacing w:line="480" w:lineRule="auto"/>
        <w:rPr>
          <w:del w:id="186" w:author="Annie Kraehe" w:date="2025-05-23T16:36:00Z" w16du:dateUtc="2025-05-23T07:06:00Z"/>
        </w:rPr>
        <w:pPrChange w:id="187" w:author="Annie Kraehe" w:date="2025-05-23T16:36:00Z" w16du:dateUtc="2025-05-23T07:06:00Z">
          <w:pPr>
            <w:keepNext/>
          </w:pPr>
        </w:pPrChange>
      </w:pPr>
      <w:del w:id="188" w:author="Annie Kraehe" w:date="2025-05-23T16:36:00Z" w16du:dateUtc="2025-05-23T07:06:00Z">
        <w:r w:rsidRPr="00F53B11" w:rsidDel="00870ACD">
          <w:rPr>
            <w:noProof/>
          </w:rPr>
          <w:drawing>
            <wp:anchor distT="0" distB="0" distL="114300" distR="114300" simplePos="0" relativeHeight="251661312" behindDoc="0" locked="0" layoutInCell="1" allowOverlap="1" wp14:anchorId="3F2B9CB4" wp14:editId="5D4C6064">
              <wp:simplePos x="0" y="0"/>
              <wp:positionH relativeFrom="column">
                <wp:posOffset>0</wp:posOffset>
              </wp:positionH>
              <wp:positionV relativeFrom="paragraph">
                <wp:posOffset>0</wp:posOffset>
              </wp:positionV>
              <wp:extent cx="5486400" cy="3629025"/>
              <wp:effectExtent l="0" t="0" r="0" b="9525"/>
              <wp:wrapTopAndBottom/>
              <wp:docPr id="448704590" name="Picture 16" descr="A map of australia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4590" name="Picture 16" descr="A map of australia with orange dot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374" b="11251"/>
                      <a:stretch/>
                    </pic:blipFill>
                    <pic:spPr bwMode="auto">
                      <a:xfrm>
                        <a:off x="0" y="0"/>
                        <a:ext cx="5486400" cy="3629025"/>
                      </a:xfrm>
                      <a:prstGeom prst="rect">
                        <a:avLst/>
                      </a:prstGeom>
                      <a:noFill/>
                      <a:ln>
                        <a:noFill/>
                      </a:ln>
                      <a:extLst>
                        <a:ext uri="{53640926-AAD7-44D8-BBD7-CCE9431645EC}">
                          <a14:shadowObscured xmlns:a14="http://schemas.microsoft.com/office/drawing/2010/main"/>
                        </a:ext>
                      </a:extLst>
                    </pic:spPr>
                  </pic:pic>
                </a:graphicData>
              </a:graphic>
            </wp:anchor>
          </w:drawing>
        </w:r>
      </w:del>
    </w:p>
    <w:p w14:paraId="3CEBF79E" w14:textId="0F364412" w:rsidR="008323CD" w:rsidRPr="00F53B11" w:rsidRDefault="009C388B" w:rsidP="001E4115">
      <w:pPr>
        <w:spacing w:line="480" w:lineRule="auto"/>
        <w:rPr>
          <w:rStyle w:val="Heading2Char"/>
          <w:b w:val="0"/>
          <w:bCs w:val="0"/>
        </w:rPr>
        <w:pPrChange w:id="189" w:author="Annie Kraehe" w:date="2025-05-23T16:36:00Z" w16du:dateUtc="2025-05-23T07:06:00Z">
          <w:pPr>
            <w:pStyle w:val="Caption"/>
          </w:pPr>
        </w:pPrChange>
      </w:pPr>
      <w:del w:id="190" w:author="Annie Kraehe" w:date="2025-05-23T16:36:00Z" w16du:dateUtc="2025-05-23T07:06:00Z">
        <w:r w:rsidRPr="00F53B11" w:rsidDel="00870ACD">
          <w:rPr>
            <w:rPrChange w:id="191" w:author="Annie Kraehe" w:date="2025-05-19T17:04:00Z" w16du:dateUtc="2025-05-19T07:34:00Z">
              <w:rPr>
                <w:color w:val="D86DCB" w:themeColor="accent5" w:themeTint="99"/>
              </w:rPr>
            </w:rPrChange>
          </w:rPr>
          <w:delText>Figure</w:delText>
        </w:r>
        <w:r w:rsidR="00DC7FE8" w:rsidRPr="00F53B11" w:rsidDel="00870ACD">
          <w:delText xml:space="preserve"> </w:delText>
        </w:r>
        <w:r w:rsidR="00DC7FE8" w:rsidRPr="00F53B11" w:rsidDel="00870ACD">
          <w:fldChar w:fldCharType="begin"/>
        </w:r>
        <w:r w:rsidR="00DC7FE8" w:rsidRPr="00F53B11" w:rsidDel="00870ACD">
          <w:delInstrText xml:space="preserve"> SEQ Figure \* ARABIC </w:delInstrText>
        </w:r>
        <w:r w:rsidR="00DC7FE8" w:rsidRPr="00F53B11" w:rsidDel="00870ACD">
          <w:fldChar w:fldCharType="separate"/>
        </w:r>
        <w:r w:rsidR="009068E6" w:rsidRPr="00F53B11" w:rsidDel="00870ACD">
          <w:delText>1</w:delText>
        </w:r>
        <w:r w:rsidR="00DC7FE8" w:rsidRPr="00F53B11" w:rsidDel="00870ACD">
          <w:fldChar w:fldCharType="end"/>
        </w:r>
        <w:r w:rsidR="00DC7FE8" w:rsidRPr="00F53B11" w:rsidDel="00870ACD">
          <w:delText>.</w:delText>
        </w:r>
        <w:r w:rsidR="003F3E75" w:rsidRPr="00F53B11" w:rsidDel="00870ACD">
          <w:delText xml:space="preserve"> Distribution of presence and pseudo-absence records used for ensemble model training. Presence points represent known locations of </w:delText>
        </w:r>
        <w:r w:rsidR="003F3E75" w:rsidRPr="00F53B11" w:rsidDel="00870ACD">
          <w:rPr>
            <w:i/>
            <w:iCs/>
          </w:rPr>
          <w:delText>Leporillus apicalis</w:delText>
        </w:r>
        <w:r w:rsidR="003F3E75" w:rsidRPr="00F53B11" w:rsidDel="00870ACD">
          <w:delText>, while pseudo-absences were generated using stratified environmental sampling. Points are shown over the study region, illustrating sampling coverage and the application of spatial filtering.</w:delText>
        </w:r>
      </w:del>
    </w:p>
    <w:p w14:paraId="5389C3E9" w14:textId="70CF61DB" w:rsidR="00214A2C" w:rsidRPr="00F53B11" w:rsidDel="00A54030" w:rsidRDefault="00CC40C2" w:rsidP="001E4115">
      <w:pPr>
        <w:pStyle w:val="Heading3"/>
        <w:spacing w:line="480" w:lineRule="auto"/>
        <w:rPr>
          <w:del w:id="192" w:author="Annie Kraehe" w:date="2025-05-19T14:20:00Z" w16du:dateUtc="2025-05-19T04:50:00Z"/>
          <w:rStyle w:val="Heading2Char"/>
          <w:b/>
          <w:bCs/>
          <w:i/>
          <w:iCs/>
        </w:rPr>
      </w:pPr>
      <w:del w:id="193" w:author="Annie Kraehe" w:date="2025-05-19T14:20:00Z" w16du:dateUtc="2025-05-19T04:50:00Z">
        <w:r w:rsidRPr="00F53B11" w:rsidDel="00A54030">
          <w:rPr>
            <w:rStyle w:val="Heading2Char"/>
            <w:b/>
            <w:bCs/>
          </w:rPr>
          <w:delText xml:space="preserve">Temporal Filtering </w:delText>
        </w:r>
      </w:del>
    </w:p>
    <w:p w14:paraId="06C7F655" w14:textId="16A34AC0" w:rsidR="007164AD" w:rsidRPr="00F53B11" w:rsidDel="00D10B5A" w:rsidRDefault="00983F32" w:rsidP="001E4115">
      <w:pPr>
        <w:spacing w:line="480" w:lineRule="auto"/>
        <w:rPr>
          <w:del w:id="194" w:author="Annie Kraehe" w:date="2025-05-19T16:40:00Z" w16du:dateUtc="2025-05-19T07:10:00Z"/>
        </w:rPr>
      </w:pPr>
      <w:del w:id="195" w:author="Annie Kraehe" w:date="2025-05-19T16:40:00Z" w16du:dateUtc="2025-05-19T07:10:00Z">
        <w:r w:rsidRPr="00F53B11" w:rsidDel="00D10B5A">
          <w:delText>In earlier versions of the model, all presence points were used</w:delText>
        </w:r>
        <w:r w:rsidRPr="00F53B11" w:rsidDel="00D10B5A">
          <w:rPr>
            <w:rPrChange w:id="196" w:author="Annie Kraehe" w:date="2025-05-19T17:04:00Z" w16du:dateUtc="2025-05-19T07:34:00Z">
              <w:rPr>
                <w:strike/>
              </w:rPr>
            </w:rPrChange>
          </w:rPr>
          <w:delText xml:space="preserve">, </w:delText>
        </w:r>
      </w:del>
      <w:del w:id="197" w:author="Annie Kraehe" w:date="2025-05-19T16:39:00Z" w16du:dateUtc="2025-05-19T07:09:00Z">
        <w:r w:rsidRPr="00F53B11" w:rsidDel="00D10B5A">
          <w:rPr>
            <w:rPrChange w:id="198" w:author="Annie Kraehe" w:date="2025-05-19T17:04:00Z" w16du:dateUtc="2025-05-19T07:34:00Z">
              <w:rPr>
                <w:strike/>
              </w:rPr>
            </w:rPrChange>
          </w:rPr>
          <w:delText>including midden data (see Supplementary Methods),</w:delText>
        </w:r>
        <w:r w:rsidRPr="00F53B11" w:rsidDel="00D10B5A">
          <w:delText xml:space="preserve"> </w:delText>
        </w:r>
      </w:del>
      <w:del w:id="199" w:author="Annie Kraehe" w:date="2025-05-19T16:40:00Z" w16du:dateUtc="2025-05-19T07:10:00Z">
        <w:r w:rsidRPr="00F53B11" w:rsidDel="00D10B5A">
          <w:delText xml:space="preserve">and pseudo-absence points were generated by sampling all temporal layers. Distance sampling was applied using tidysdm, ensuring pseudo-absences were drawn from the same temporal layer as the presence points. However, better performance was observed when the z-axis (time) was removed by selecting only points from the most recent temporal layer, as </w:delText>
        </w:r>
        <w:commentRangeStart w:id="200"/>
        <w:r w:rsidRPr="00F53B11" w:rsidDel="00D10B5A">
          <w:delText>this</w:delText>
        </w:r>
        <w:commentRangeEnd w:id="200"/>
        <w:r w:rsidR="00461D5F" w:rsidRPr="00F53B11" w:rsidDel="00D10B5A">
          <w:rPr>
            <w:rStyle w:val="CommentReference"/>
          </w:rPr>
          <w:commentReference w:id="200"/>
        </w:r>
        <w:r w:rsidRPr="00F53B11" w:rsidDel="00D10B5A">
          <w:delText xml:space="preserve"> layer </w:delText>
        </w:r>
        <w:r w:rsidR="007164AD" w:rsidRPr="00F53B11" w:rsidDel="00D10B5A">
          <w:delText>in the Krapp dataset</w:delText>
        </w:r>
      </w:del>
      <w:ins w:id="201" w:author="Annie Kraehe" w:date="2025-05-14T10:55:00Z" w16du:dateUtc="2025-05-14T01:25:00Z">
        <w:del w:id="202" w:author="Annie Kraehe" w:date="2025-05-19T16:40:00Z" w16du:dateUtc="2025-05-19T07:10:00Z">
          <w:r w:rsidR="00CC17A0" w:rsidRPr="00F53B11" w:rsidDel="00D10B5A">
            <w:delText xml:space="preserve">which </w:delText>
          </w:r>
        </w:del>
      </w:ins>
      <w:del w:id="203" w:author="Annie Kraehe" w:date="2025-05-19T16:40:00Z" w16du:dateUtc="2025-05-19T07:10:00Z">
        <w:r w:rsidR="007164AD" w:rsidRPr="00F53B11" w:rsidDel="00D10B5A">
          <w:delText xml:space="preserve"> (1,000 years resolution), which had the highest number of presences.</w:delText>
        </w:r>
      </w:del>
    </w:p>
    <w:p w14:paraId="34D35C50" w14:textId="29FFCFE2" w:rsidR="00983F32" w:rsidRPr="00F53B11" w:rsidDel="00D10B5A" w:rsidRDefault="00983F32" w:rsidP="001E4115">
      <w:pPr>
        <w:spacing w:line="480" w:lineRule="auto"/>
        <w:rPr>
          <w:del w:id="204" w:author="Annie Kraehe" w:date="2025-05-19T16:40:00Z" w16du:dateUtc="2025-05-19T07:10:00Z"/>
        </w:rPr>
      </w:pPr>
      <w:commentRangeStart w:id="205"/>
      <w:commentRangeStart w:id="206"/>
      <w:commentRangeStart w:id="207"/>
      <w:del w:id="208" w:author="Annie Kraehe" w:date="2025-05-19T16:40:00Z" w16du:dateUtc="2025-05-19T07:10:00Z">
        <w:r w:rsidRPr="00F53B11" w:rsidDel="00D10B5A">
          <w:delText>The removal of sparsely populated temporal layers from the training data reduced noise and allowed the model to define the species’ ecological niche with greater accuracy and reliability.</w:delText>
        </w:r>
        <w:commentRangeEnd w:id="205"/>
        <w:r w:rsidR="00EE65FB" w:rsidRPr="00F53B11" w:rsidDel="00D10B5A">
          <w:rPr>
            <w:rStyle w:val="CommentReference"/>
          </w:rPr>
          <w:commentReference w:id="205"/>
        </w:r>
        <w:commentRangeEnd w:id="206"/>
        <w:r w:rsidR="001C2741" w:rsidRPr="00F53B11" w:rsidDel="00D10B5A">
          <w:rPr>
            <w:rStyle w:val="CommentReference"/>
          </w:rPr>
          <w:commentReference w:id="206"/>
        </w:r>
        <w:commentRangeEnd w:id="207"/>
        <w:r w:rsidR="00461D5F" w:rsidRPr="00F53B11" w:rsidDel="00D10B5A">
          <w:rPr>
            <w:rStyle w:val="CommentReference"/>
          </w:rPr>
          <w:commentReference w:id="207"/>
        </w:r>
      </w:del>
    </w:p>
    <w:p w14:paraId="6D7E0BFC" w14:textId="4DC83CBC" w:rsidR="00FA199C" w:rsidRPr="00F53B11" w:rsidDel="00A54030" w:rsidRDefault="00FA199C" w:rsidP="001E4115">
      <w:pPr>
        <w:spacing w:line="480" w:lineRule="auto"/>
        <w:rPr>
          <w:del w:id="209" w:author="Annie Kraehe" w:date="2025-05-19T14:21:00Z" w16du:dateUtc="2025-05-19T04:51:00Z"/>
        </w:rPr>
      </w:pPr>
    </w:p>
    <w:p w14:paraId="37B02799" w14:textId="6922CB32" w:rsidR="00523E07" w:rsidRPr="00F53B11" w:rsidRDefault="00523E07" w:rsidP="001E4115">
      <w:pPr>
        <w:pStyle w:val="Heading2"/>
        <w:spacing w:line="480" w:lineRule="auto"/>
      </w:pPr>
      <w:bookmarkStart w:id="210" w:name="_Toc198911006"/>
      <w:r w:rsidRPr="00F53B11">
        <w:t xml:space="preserve">Climate </w:t>
      </w:r>
      <w:r w:rsidR="007B1550" w:rsidRPr="00F53B11">
        <w:t>D</w:t>
      </w:r>
      <w:r w:rsidRPr="00F53B11">
        <w:t>ata</w:t>
      </w:r>
      <w:bookmarkEnd w:id="210"/>
    </w:p>
    <w:p w14:paraId="2EEA39CD" w14:textId="06018436" w:rsidR="00F52432" w:rsidRPr="00F53B11" w:rsidRDefault="00F52432" w:rsidP="001E4115">
      <w:pPr>
        <w:spacing w:line="480" w:lineRule="auto"/>
        <w:rPr>
          <w:ins w:id="211" w:author="Annie Kraehe" w:date="2025-05-19T12:55:00Z" w16du:dateUtc="2025-05-19T03:25:00Z"/>
          <w:rPrChange w:id="212" w:author="Annie Kraehe" w:date="2025-05-19T17:04:00Z" w16du:dateUtc="2025-05-19T07:34:00Z">
            <w:rPr>
              <w:ins w:id="213" w:author="Annie Kraehe" w:date="2025-05-19T12:55:00Z" w16du:dateUtc="2025-05-19T03:25:00Z"/>
              <w:rFonts w:ascii="Times New Roman" w:hAnsi="Times New Roman"/>
              <w:sz w:val="24"/>
              <w:szCs w:val="24"/>
            </w:rPr>
          </w:rPrChange>
        </w:rPr>
        <w:pPrChange w:id="214" w:author="Annie Kraehe" w:date="2025-05-19T12:57:00Z" w16du:dateUtc="2025-05-19T03:27:00Z">
          <w:pPr>
            <w:spacing w:line="240" w:lineRule="auto"/>
          </w:pPr>
        </w:pPrChange>
      </w:pPr>
      <w:ins w:id="215" w:author="Annie Kraehe" w:date="2025-05-19T12:55:00Z" w16du:dateUtc="2025-05-19T03:25:00Z">
        <w:r w:rsidRPr="00F53B11">
          <w:rPr>
            <w:rPrChange w:id="216" w:author="Annie Kraehe" w:date="2025-05-19T17:04:00Z" w16du:dateUtc="2025-05-19T07:34:00Z">
              <w:rPr>
                <w:rFonts w:ascii="Times New Roman" w:hAnsi="Times New Roman"/>
                <w:sz w:val="24"/>
                <w:szCs w:val="24"/>
              </w:rPr>
            </w:rPrChange>
          </w:rPr>
          <w:t>The Krapp et al. (2021) palaeoclimate dataset was used to generate time-series predictions of habitat suitability across the late Quaternary. This dataset spans the past 120,000 years, with reconstructions available at 1,000–</w:t>
        </w:r>
      </w:ins>
      <w:ins w:id="217" w:author="Annie Kraehe" w:date="2025-05-19T12:56:00Z" w16du:dateUtc="2025-05-19T03:26:00Z">
        <w:r w:rsidRPr="00F53B11">
          <w:rPr>
            <w:rPrChange w:id="218" w:author="Annie Kraehe" w:date="2025-05-19T17:04:00Z" w16du:dateUtc="2025-05-19T07:34:00Z">
              <w:rPr>
                <w:rFonts w:ascii="Times New Roman" w:hAnsi="Times New Roman"/>
                <w:sz w:val="24"/>
                <w:szCs w:val="24"/>
              </w:rPr>
            </w:rPrChange>
          </w:rPr>
          <w:t xml:space="preserve"> </w:t>
        </w:r>
      </w:ins>
      <w:ins w:id="219" w:author="Annie Kraehe" w:date="2025-05-19T12:55:00Z" w16du:dateUtc="2025-05-19T03:25:00Z">
        <w:r w:rsidRPr="00F53B11">
          <w:rPr>
            <w:rPrChange w:id="220" w:author="Annie Kraehe" w:date="2025-05-19T17:04:00Z" w16du:dateUtc="2025-05-19T07:34:00Z">
              <w:rPr>
                <w:rFonts w:ascii="Times New Roman" w:hAnsi="Times New Roman"/>
                <w:sz w:val="24"/>
                <w:szCs w:val="24"/>
              </w:rPr>
            </w:rPrChange>
          </w:rPr>
          <w:t>year intervals and a spatial resolution of 0.5° x 0.5°. Its broad temporal extent and fine spatial detail made it well suited to the modelling aims of this study, particularly given the estimated rather than directly dated nature of many subfossil records.</w:t>
        </w:r>
      </w:ins>
    </w:p>
    <w:p w14:paraId="6AB83D6B" w14:textId="77777777" w:rsidR="00F52432" w:rsidRPr="00F53B11" w:rsidRDefault="00F52432" w:rsidP="001E4115">
      <w:pPr>
        <w:spacing w:line="480" w:lineRule="auto"/>
        <w:rPr>
          <w:ins w:id="221" w:author="Annie Kraehe" w:date="2025-05-19T12:55:00Z" w16du:dateUtc="2025-05-19T03:25:00Z"/>
          <w:rPrChange w:id="222" w:author="Annie Kraehe" w:date="2025-05-19T17:04:00Z" w16du:dateUtc="2025-05-19T07:34:00Z">
            <w:rPr>
              <w:ins w:id="223" w:author="Annie Kraehe" w:date="2025-05-19T12:55:00Z" w16du:dateUtc="2025-05-19T03:25:00Z"/>
              <w:rFonts w:ascii="Times New Roman" w:hAnsi="Times New Roman"/>
              <w:sz w:val="24"/>
              <w:szCs w:val="24"/>
            </w:rPr>
          </w:rPrChange>
        </w:rPr>
        <w:pPrChange w:id="224" w:author="Annie Kraehe" w:date="2025-05-19T12:57:00Z" w16du:dateUtc="2025-05-19T03:27:00Z">
          <w:pPr>
            <w:spacing w:line="240" w:lineRule="auto"/>
          </w:pPr>
        </w:pPrChange>
      </w:pPr>
      <w:ins w:id="225" w:author="Annie Kraehe" w:date="2025-05-19T12:55:00Z" w16du:dateUtc="2025-05-19T03:25:00Z">
        <w:r w:rsidRPr="00F53B11">
          <w:rPr>
            <w:rPrChange w:id="226" w:author="Annie Kraehe" w:date="2025-05-19T17:04:00Z" w16du:dateUtc="2025-05-19T07:34:00Z">
              <w:rPr>
                <w:rFonts w:ascii="Times New Roman" w:hAnsi="Times New Roman"/>
                <w:sz w:val="24"/>
                <w:szCs w:val="24"/>
              </w:rPr>
            </w:rPrChange>
          </w:rPr>
          <w:t>Three bioclimatic variables were selected based on their ecological relevance:</w:t>
        </w:r>
      </w:ins>
    </w:p>
    <w:p w14:paraId="39192ACE" w14:textId="77777777" w:rsidR="00F52432" w:rsidRPr="00F53B11" w:rsidRDefault="00F52432" w:rsidP="001E4115">
      <w:pPr>
        <w:pStyle w:val="ListParagraph"/>
        <w:numPr>
          <w:ilvl w:val="0"/>
          <w:numId w:val="40"/>
        </w:numPr>
        <w:spacing w:line="480" w:lineRule="auto"/>
        <w:rPr>
          <w:ins w:id="227" w:author="Annie Kraehe" w:date="2025-05-19T12:55:00Z" w16du:dateUtc="2025-05-19T03:25:00Z"/>
          <w:rPrChange w:id="228" w:author="Annie Kraehe" w:date="2025-05-19T17:04:00Z" w16du:dateUtc="2025-05-19T07:34:00Z">
            <w:rPr>
              <w:ins w:id="229" w:author="Annie Kraehe" w:date="2025-05-19T12:55:00Z" w16du:dateUtc="2025-05-19T03:25:00Z"/>
              <w:rFonts w:ascii="Times New Roman" w:hAnsi="Times New Roman"/>
              <w:sz w:val="24"/>
              <w:szCs w:val="24"/>
            </w:rPr>
          </w:rPrChange>
        </w:rPr>
        <w:pPrChange w:id="230" w:author="Annie Kraehe" w:date="2025-05-19T12:57:00Z" w16du:dateUtc="2025-05-19T03:27:00Z">
          <w:pPr>
            <w:numPr>
              <w:numId w:val="39"/>
            </w:numPr>
            <w:tabs>
              <w:tab w:val="num" w:pos="720"/>
            </w:tabs>
            <w:spacing w:line="240" w:lineRule="auto"/>
            <w:ind w:left="720" w:hanging="360"/>
          </w:pPr>
        </w:pPrChange>
      </w:pPr>
      <w:ins w:id="231" w:author="Annie Kraehe" w:date="2025-05-19T12:55:00Z" w16du:dateUtc="2025-05-19T03:25:00Z">
        <w:r w:rsidRPr="00F53B11">
          <w:rPr>
            <w:rPrChange w:id="232" w:author="Annie Kraehe" w:date="2025-05-19T17:04:00Z" w16du:dateUtc="2025-05-19T07:34:00Z">
              <w:rPr>
                <w:rFonts w:ascii="Times New Roman" w:hAnsi="Times New Roman"/>
                <w:sz w:val="24"/>
                <w:szCs w:val="24"/>
              </w:rPr>
            </w:rPrChange>
          </w:rPr>
          <w:t>Max Temperature of Warmest Month (bio05)</w:t>
        </w:r>
      </w:ins>
    </w:p>
    <w:p w14:paraId="158C011F" w14:textId="77777777" w:rsidR="00F52432" w:rsidRPr="00F53B11" w:rsidRDefault="00F52432" w:rsidP="001E4115">
      <w:pPr>
        <w:pStyle w:val="ListParagraph"/>
        <w:numPr>
          <w:ilvl w:val="0"/>
          <w:numId w:val="40"/>
        </w:numPr>
        <w:spacing w:line="480" w:lineRule="auto"/>
        <w:rPr>
          <w:ins w:id="233" w:author="Annie Kraehe" w:date="2025-05-19T12:55:00Z" w16du:dateUtc="2025-05-19T03:25:00Z"/>
          <w:rPrChange w:id="234" w:author="Annie Kraehe" w:date="2025-05-19T17:04:00Z" w16du:dateUtc="2025-05-19T07:34:00Z">
            <w:rPr>
              <w:ins w:id="235" w:author="Annie Kraehe" w:date="2025-05-19T12:55:00Z" w16du:dateUtc="2025-05-19T03:25:00Z"/>
              <w:rFonts w:ascii="Times New Roman" w:hAnsi="Times New Roman"/>
              <w:sz w:val="24"/>
              <w:szCs w:val="24"/>
            </w:rPr>
          </w:rPrChange>
        </w:rPr>
        <w:pPrChange w:id="236" w:author="Annie Kraehe" w:date="2025-05-19T12:57:00Z" w16du:dateUtc="2025-05-19T03:27:00Z">
          <w:pPr>
            <w:numPr>
              <w:numId w:val="39"/>
            </w:numPr>
            <w:tabs>
              <w:tab w:val="num" w:pos="720"/>
            </w:tabs>
            <w:spacing w:line="240" w:lineRule="auto"/>
            <w:ind w:left="720" w:hanging="360"/>
          </w:pPr>
        </w:pPrChange>
      </w:pPr>
      <w:ins w:id="237" w:author="Annie Kraehe" w:date="2025-05-19T12:55:00Z" w16du:dateUtc="2025-05-19T03:25:00Z">
        <w:r w:rsidRPr="00F53B11">
          <w:rPr>
            <w:rPrChange w:id="238" w:author="Annie Kraehe" w:date="2025-05-19T17:04:00Z" w16du:dateUtc="2025-05-19T07:34:00Z">
              <w:rPr>
                <w:rFonts w:ascii="Times New Roman" w:hAnsi="Times New Roman"/>
                <w:sz w:val="24"/>
                <w:szCs w:val="24"/>
              </w:rPr>
            </w:rPrChange>
          </w:rPr>
          <w:t>Min Temperature of Coldest Month (bio06)</w:t>
        </w:r>
      </w:ins>
    </w:p>
    <w:p w14:paraId="3713C566" w14:textId="77777777" w:rsidR="00F52432" w:rsidRPr="00F53B11" w:rsidRDefault="00F52432" w:rsidP="001E4115">
      <w:pPr>
        <w:pStyle w:val="ListParagraph"/>
        <w:numPr>
          <w:ilvl w:val="0"/>
          <w:numId w:val="40"/>
        </w:numPr>
        <w:spacing w:line="480" w:lineRule="auto"/>
        <w:rPr>
          <w:ins w:id="239" w:author="Annie Kraehe" w:date="2025-05-19T12:55:00Z" w16du:dateUtc="2025-05-19T03:25:00Z"/>
          <w:rPrChange w:id="240" w:author="Annie Kraehe" w:date="2025-05-19T17:04:00Z" w16du:dateUtc="2025-05-19T07:34:00Z">
            <w:rPr>
              <w:ins w:id="241" w:author="Annie Kraehe" w:date="2025-05-19T12:55:00Z" w16du:dateUtc="2025-05-19T03:25:00Z"/>
              <w:rFonts w:ascii="Times New Roman" w:hAnsi="Times New Roman"/>
              <w:sz w:val="24"/>
              <w:szCs w:val="24"/>
            </w:rPr>
          </w:rPrChange>
        </w:rPr>
        <w:pPrChange w:id="242" w:author="Annie Kraehe" w:date="2025-05-19T12:57:00Z" w16du:dateUtc="2025-05-19T03:27:00Z">
          <w:pPr>
            <w:numPr>
              <w:numId w:val="39"/>
            </w:numPr>
            <w:tabs>
              <w:tab w:val="num" w:pos="720"/>
            </w:tabs>
            <w:spacing w:line="240" w:lineRule="auto"/>
            <w:ind w:left="720" w:hanging="360"/>
          </w:pPr>
        </w:pPrChange>
      </w:pPr>
      <w:ins w:id="243" w:author="Annie Kraehe" w:date="2025-05-19T12:55:00Z" w16du:dateUtc="2025-05-19T03:25:00Z">
        <w:r w:rsidRPr="00F53B11">
          <w:rPr>
            <w:rPrChange w:id="244" w:author="Annie Kraehe" w:date="2025-05-19T17:04:00Z" w16du:dateUtc="2025-05-19T07:34:00Z">
              <w:rPr>
                <w:rFonts w:ascii="Times New Roman" w:hAnsi="Times New Roman"/>
                <w:sz w:val="24"/>
                <w:szCs w:val="24"/>
              </w:rPr>
            </w:rPrChange>
          </w:rPr>
          <w:t>Annual Precipitation (bio12)</w:t>
        </w:r>
      </w:ins>
    </w:p>
    <w:p w14:paraId="0C88AA4E" w14:textId="43A61F4C" w:rsidR="00F52432" w:rsidRPr="00F53B11" w:rsidRDefault="00F52432" w:rsidP="001E4115">
      <w:pPr>
        <w:spacing w:line="480" w:lineRule="auto"/>
        <w:rPr>
          <w:ins w:id="245" w:author="Annie Kraehe" w:date="2025-05-19T12:55:00Z" w16du:dateUtc="2025-05-19T03:25:00Z"/>
          <w:rPrChange w:id="246" w:author="Annie Kraehe" w:date="2025-05-19T17:04:00Z" w16du:dateUtc="2025-05-19T07:34:00Z">
            <w:rPr>
              <w:ins w:id="247" w:author="Annie Kraehe" w:date="2025-05-19T12:55:00Z" w16du:dateUtc="2025-05-19T03:25:00Z"/>
              <w:rFonts w:ascii="Times New Roman" w:hAnsi="Times New Roman"/>
              <w:sz w:val="24"/>
              <w:szCs w:val="24"/>
            </w:rPr>
          </w:rPrChange>
        </w:rPr>
        <w:pPrChange w:id="248" w:author="Annie Kraehe" w:date="2025-05-19T12:57:00Z" w16du:dateUtc="2025-05-19T03:27:00Z">
          <w:pPr>
            <w:spacing w:line="240" w:lineRule="auto"/>
          </w:pPr>
        </w:pPrChange>
      </w:pPr>
      <w:ins w:id="249" w:author="Annie Kraehe" w:date="2025-05-19T12:55:00Z" w16du:dateUtc="2025-05-19T03:25:00Z">
        <w:r w:rsidRPr="00F53B11">
          <w:rPr>
            <w:rPrChange w:id="250" w:author="Annie Kraehe" w:date="2025-05-19T17:04:00Z" w16du:dateUtc="2025-05-19T07:34:00Z">
              <w:rPr>
                <w:rFonts w:ascii="Times New Roman" w:hAnsi="Times New Roman"/>
                <w:sz w:val="24"/>
                <w:szCs w:val="24"/>
              </w:rPr>
            </w:rPrChange>
          </w:rPr>
          <w:t xml:space="preserve">Temperature extremes were included because they are likely to drive physiological stress and mortality in small mammals, influencing habitat suitability. </w:t>
        </w:r>
      </w:ins>
      <w:ins w:id="251" w:author="Annie Kraehe" w:date="2025-05-19T12:57:00Z" w16du:dateUtc="2025-05-19T03:27:00Z">
        <w:r w:rsidR="001D443E" w:rsidRPr="00F53B11">
          <w:t xml:space="preserve">Annual precipitation was selected because it is more relevant (relative to monthly precipitation) for the perennial shrubs </w:t>
        </w:r>
        <w:r w:rsidR="001D443E" w:rsidRPr="00F53B11">
          <w:fldChar w:fldCharType="begin">
            <w:fldData xml:space="preserve">PEVuZE5vdGU+PENpdGU+PEF1dGhvcj5FaGxlcmluZ2VyPC9BdXRob3I+PFllYXI+MTk4MzwvWWVh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</w:fldData>
          </w:fldChar>
        </w:r>
        <w:r w:rsidR="001D443E" w:rsidRPr="00F53B11">
          <w:instrText xml:space="preserve"> ADDIN EN.CITE </w:instrText>
        </w:r>
        <w:r w:rsidR="001D443E" w:rsidRPr="00F53B11">
          <w:fldChar w:fldCharType="begin">
            <w:fldData xml:space="preserve">PEVuZE5vdGU+PENpdGU+PEF1dGhvcj5FaGxlcmluZ2VyPC9BdXRob3I+PFllYXI+MTk4MzwvWWVh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</w:fldData>
          </w:fldChar>
        </w:r>
        <w:r w:rsidR="001D443E" w:rsidRPr="00F53B11">
          <w:instrText xml:space="preserve"> ADDIN EN.CITE.DATA </w:instrText>
        </w:r>
        <w:r w:rsidR="001D443E" w:rsidRPr="00F53B11">
          <w:fldChar w:fldCharType="end"/>
        </w:r>
        <w:r w:rsidR="001D443E" w:rsidRPr="00F53B11">
          <w:fldChar w:fldCharType="separate"/>
        </w:r>
        <w:r w:rsidR="001D443E" w:rsidRPr="00F53B11">
          <w:rPr>
            <w:noProof/>
          </w:rPr>
          <w:t>(Ehleringer &amp; Mooney, 1983; Sharma, 1976, 1982)</w:t>
        </w:r>
        <w:r w:rsidR="001D443E" w:rsidRPr="00F53B11">
          <w:fldChar w:fldCharType="end"/>
        </w:r>
        <w:r w:rsidR="001D443E" w:rsidRPr="00F53B11">
          <w:t xml:space="preserve"> that stick-nest rats depend on for habitat, food, and hydration </w:t>
        </w:r>
        <w:r w:rsidR="001D443E" w:rsidRPr="00F53B11">
          <w:fldChar w:fldCharType="begin"/>
        </w:r>
        <w:r w:rsidR="001D443E" w:rsidRPr="00F53B11">
          <w:instrText xml:space="preserve"> ADDIN EN.CITE &lt;EndNote&gt;&lt;Cite&gt;&lt;Author&gt;Copley&lt;/Author&gt;&lt;Year&gt;1999&lt;/Year&gt;&lt;RecNum&gt;539&lt;/RecNum&gt;&lt;DisplayText&gt;(Copley, 1999)&lt;/DisplayText&gt;&lt;record&gt;&lt;rec-number&gt;539&lt;/rec-number&gt;&lt;foreign-keys&gt;&lt;key app="EN" db-id="e0wsva0pt9tdf2e2v02v59toar99ttxfrsap" timestamp="1703919848" guid="4425d291-ec85-4455-a1ab-8642efa815a0"&gt;539&lt;/key&gt;&lt;/foreign-keys&gt;&lt;ref-type name="Journal Article"&gt;17&lt;/ref-type&gt;&lt;contributors&gt;&lt;authors&gt;&lt;author&gt;Copley, Peter&lt;/author&gt;&lt;/authors&gt;&lt;/contributors&gt;&lt;titles&gt;&lt;title&gt;Natural histories of Australia’s stick-nest rats, genus Leporillus (Rodentia: Muridae)&lt;/title&gt;&lt;secondary-title&gt;Wildlife Research&lt;/secondary-title&gt;&lt;/titles&gt;&lt;periodical&gt;&lt;full-title&gt;Wildlife Research&lt;/full-title&gt;&lt;/periodical&gt;&lt;pages&gt;513-539&lt;/pages&gt;&lt;volume&gt;26&lt;/volume&gt;&lt;number&gt;4&lt;/number&gt;&lt;dates&gt;&lt;year&gt;1999&lt;/year&gt;&lt;/dates&gt;&lt;isbn&gt;1448-5494&lt;/isbn&gt;&lt;urls&gt;&lt;/urls&gt;&lt;electronic-resource-num&gt;https://doi.org/10.1071/WR97056&lt;/electronic-resource-num&gt;&lt;/record&gt;&lt;/Cite&gt;&lt;/EndNote&gt;</w:instrText>
        </w:r>
        <w:r w:rsidR="001D443E" w:rsidRPr="00F53B11">
          <w:fldChar w:fldCharType="separate"/>
        </w:r>
        <w:r w:rsidR="001D443E" w:rsidRPr="00F53B11">
          <w:rPr>
            <w:noProof/>
          </w:rPr>
          <w:t>(Copley, 1999)</w:t>
        </w:r>
        <w:r w:rsidR="001D443E" w:rsidRPr="00F53B11">
          <w:fldChar w:fldCharType="end"/>
        </w:r>
        <w:r w:rsidR="001D443E" w:rsidRPr="00F53B11">
          <w:t>.</w:t>
        </w:r>
      </w:ins>
    </w:p>
    <w:p w14:paraId="666E7CA1" w14:textId="7B522193" w:rsidR="00523E07" w:rsidRPr="00F53B11" w:rsidDel="001D443E" w:rsidRDefault="00523E07" w:rsidP="001E4115">
      <w:pPr>
        <w:spacing w:line="480" w:lineRule="auto"/>
        <w:rPr>
          <w:del w:id="252" w:author="Annie Kraehe" w:date="2025-05-19T12:58:00Z" w16du:dateUtc="2025-05-19T03:28:00Z"/>
        </w:rPr>
      </w:pPr>
    </w:p>
    <w:p w14:paraId="056B79B8" w14:textId="48041C9C" w:rsidR="00745C45" w:rsidRPr="00F53B11" w:rsidDel="001D443E" w:rsidRDefault="00745C45" w:rsidP="001E4115">
      <w:pPr>
        <w:spacing w:line="480" w:lineRule="auto"/>
        <w:rPr>
          <w:del w:id="253" w:author="Annie Kraehe" w:date="2025-05-19T12:58:00Z" w16du:dateUtc="2025-05-19T03:28:00Z"/>
        </w:rPr>
      </w:pPr>
      <w:del w:id="254" w:author="Annie Kraehe" w:date="2025-05-19T12:58:00Z" w16du:dateUtc="2025-05-19T03:28:00Z">
        <w:r w:rsidRPr="00F53B11" w:rsidDel="001D443E">
          <w:delText>The species dataset was initially integrated with two palaeoclimate reconstructions—TRaCE21ka and Krapp et al. (2021)—to evaluate their relative performance (</w:delText>
        </w:r>
        <w:r w:rsidR="00F218DF" w:rsidRPr="00F53B11" w:rsidDel="001D443E">
          <w:rPr>
            <w:rPrChange w:id="255" w:author="Annie Kraehe" w:date="2025-05-19T17:04:00Z" w16du:dateUtc="2025-05-19T07:34:00Z">
              <w:rPr>
                <w:color w:val="FF0000"/>
              </w:rPr>
            </w:rPrChange>
          </w:rPr>
          <w:fldChar w:fldCharType="begin"/>
        </w:r>
        <w:r w:rsidR="00F218DF" w:rsidRPr="00F53B11" w:rsidDel="001D443E">
          <w:delInstrText xml:space="preserve"> REF _Ref198060976 \h </w:delInstrText>
        </w:r>
        <w:r w:rsidR="00D855E1" w:rsidRPr="00F53B11" w:rsidDel="001D443E">
          <w:rPr>
            <w:rPrChange w:id="256" w:author="Annie Kraehe" w:date="2025-05-19T17:04:00Z" w16du:dateUtc="2025-05-19T07:34:00Z">
              <w:rPr>
                <w:color w:val="FF0000"/>
              </w:rPr>
            </w:rPrChange>
          </w:rPr>
          <w:delInstrText xml:space="preserve"> \* MERGEFORMAT </w:delInstrText>
        </w:r>
        <w:r w:rsidR="00F218DF" w:rsidRPr="00F53B11" w:rsidDel="001D443E">
          <w:rPr>
            <w:rPrChange w:id="257" w:author="Annie Kraehe" w:date="2025-05-19T17:04:00Z" w16du:dateUtc="2025-05-19T07:34:00Z">
              <w:rPr/>
            </w:rPrChange>
          </w:rPr>
        </w:r>
        <w:r w:rsidR="00F218DF" w:rsidRPr="00F53B11" w:rsidDel="001D443E">
          <w:rPr>
            <w:rPrChange w:id="258" w:author="Annie Kraehe" w:date="2025-05-19T17:04:00Z" w16du:dateUtc="2025-05-19T07:34:00Z">
              <w:rPr>
                <w:color w:val="FF0000"/>
              </w:rPr>
            </w:rPrChange>
          </w:rPr>
          <w:fldChar w:fldCharType="separate"/>
        </w:r>
      </w:del>
      <w:del w:id="259" w:author="Annie Kraehe" w:date="2025-05-19T10:55:00Z" w16du:dateUtc="2025-05-19T01:25:00Z">
        <w:r w:rsidR="00F218DF" w:rsidRPr="00F53B11" w:rsidDel="0087659B">
          <w:rPr>
            <w:rPrChange w:id="260" w:author="Annie Kraehe" w:date="2025-05-19T17:04:00Z" w16du:dateUtc="2025-05-19T07:34:00Z">
              <w:rPr>
                <w:color w:val="FF0000"/>
              </w:rPr>
            </w:rPrChange>
          </w:rPr>
          <w:delText>Table</w:delText>
        </w:r>
        <w:r w:rsidR="00F218DF" w:rsidRPr="00F53B11" w:rsidDel="0087659B">
          <w:delText xml:space="preserve"> </w:delText>
        </w:r>
        <w:r w:rsidR="00F218DF" w:rsidRPr="00F53B11" w:rsidDel="0087659B">
          <w:rPr>
            <w:noProof/>
          </w:rPr>
          <w:delText>3</w:delText>
        </w:r>
      </w:del>
      <w:del w:id="261" w:author="Annie Kraehe" w:date="2025-05-19T12:58:00Z" w16du:dateUtc="2025-05-19T03:28:00Z">
        <w:r w:rsidR="00F218DF" w:rsidRPr="00F53B11" w:rsidDel="001D443E">
          <w:rPr>
            <w:rPrChange w:id="262" w:author="Annie Kraehe" w:date="2025-05-19T17:04:00Z" w16du:dateUtc="2025-05-19T07:34:00Z">
              <w:rPr>
                <w:color w:val="FF0000"/>
              </w:rPr>
            </w:rPrChange>
          </w:rPr>
          <w:fldChar w:fldCharType="end"/>
        </w:r>
        <w:r w:rsidRPr="00F53B11" w:rsidDel="001D443E">
          <w:delText>). TRaCE21ka offers high temporal resolution (capturing decadal- to centennial-scale variability) but only covers the past 21,000</w:delText>
        </w:r>
        <w:r w:rsidRPr="00F53B11" w:rsidDel="001D443E">
          <w:rPr>
            <w:rFonts w:ascii="Arial" w:hAnsi="Arial" w:cs="Arial"/>
          </w:rPr>
          <w:delText> </w:delText>
        </w:r>
        <w:r w:rsidRPr="00F53B11" w:rsidDel="001D443E">
          <w:delText>years and has relatively coarse spatial resolution. In contrast, the Krapp et al. (2021) dataset spans the past 120,000</w:delText>
        </w:r>
        <w:r w:rsidRPr="00F53B11" w:rsidDel="001D443E">
          <w:rPr>
            <w:rFonts w:ascii="Arial" w:hAnsi="Arial" w:cs="Arial"/>
          </w:rPr>
          <w:delText> </w:delText>
        </w:r>
        <w:r w:rsidRPr="00F53B11" w:rsidDel="001D443E">
          <w:delText>years and provides finer spatial resolution, albeit with data available only at millennial to multi-millennial intervals.</w:delText>
        </w:r>
      </w:del>
    </w:p>
    <w:p w14:paraId="0729363A" w14:textId="34B6E6DA" w:rsidR="00745C45" w:rsidRPr="00F53B11" w:rsidDel="001D443E" w:rsidRDefault="00745C45" w:rsidP="001E4115">
      <w:pPr>
        <w:spacing w:line="480" w:lineRule="auto"/>
        <w:rPr>
          <w:del w:id="263" w:author="Annie Kraehe" w:date="2025-05-19T12:58:00Z" w16du:dateUtc="2025-05-19T03:28:00Z"/>
        </w:rPr>
      </w:pPr>
      <w:del w:id="264" w:author="Annie Kraehe" w:date="2025-05-19T12:58:00Z" w16du:dateUtc="2025-05-19T03:28:00Z">
        <w:r w:rsidRPr="00F53B11" w:rsidDel="001D443E">
          <w:delText xml:space="preserve">Given that the ages of many subfossil specimens were estimated rather than directly dated, high temporal resolution was not a priority. The Krapp dataset offered better alignment with the available occurrence data and modelling aims, particularly in terms of spatial scale and its coverage of the full temporal extent of </w:delText>
        </w:r>
        <w:commentRangeStart w:id="265"/>
        <w:r w:rsidRPr="00F53B11" w:rsidDel="001D443E">
          <w:delText>interest</w:delText>
        </w:r>
        <w:commentRangeEnd w:id="265"/>
        <w:r w:rsidR="00243E75" w:rsidRPr="00F53B11" w:rsidDel="001D443E">
          <w:rPr>
            <w:rStyle w:val="CommentReference"/>
          </w:rPr>
          <w:commentReference w:id="265"/>
        </w:r>
        <w:r w:rsidRPr="00F53B11" w:rsidDel="001D443E">
          <w:delText>. Accordingly, all final models and projections presented in this study were generated using the Krapp et al. (2021) dataset.</w:delText>
        </w:r>
      </w:del>
    </w:p>
    <w:p w14:paraId="620176F2" w14:textId="1F67895E" w:rsidR="006D6B43" w:rsidRPr="00F53B11" w:rsidDel="001D443E" w:rsidRDefault="00880BCB" w:rsidP="001E4115">
      <w:pPr>
        <w:spacing w:line="480" w:lineRule="auto"/>
        <w:rPr>
          <w:del w:id="266" w:author="Annie Kraehe" w:date="2025-05-19T12:58:00Z" w16du:dateUtc="2025-05-19T03:28:00Z"/>
        </w:rPr>
      </w:pPr>
      <w:del w:id="267" w:author="Annie Kraehe" w:date="2025-05-19T12:58:00Z" w16du:dateUtc="2025-05-19T03:28:00Z">
        <w:r w:rsidRPr="00F53B11" w:rsidDel="001D443E">
          <w:br/>
        </w:r>
        <w:r w:rsidR="003657E6" w:rsidRPr="00F53B11" w:rsidDel="001D443E">
          <w:delText>B</w:delText>
        </w:r>
        <w:r w:rsidR="000D1EA7" w:rsidRPr="00F53B11" w:rsidDel="001D443E">
          <w:delText>oth datasets</w:delText>
        </w:r>
        <w:r w:rsidR="006D6B43" w:rsidRPr="00F53B11" w:rsidDel="001D443E">
          <w:delText xml:space="preserve"> provide </w:delText>
        </w:r>
        <w:commentRangeStart w:id="268"/>
        <w:r w:rsidR="006D6B43" w:rsidRPr="00F53B11" w:rsidDel="001D443E">
          <w:delText>reconstructions</w:delText>
        </w:r>
        <w:commentRangeEnd w:id="268"/>
        <w:r w:rsidR="00243E75" w:rsidRPr="00F53B11" w:rsidDel="001D443E">
          <w:rPr>
            <w:rStyle w:val="CommentReference"/>
          </w:rPr>
          <w:commentReference w:id="268"/>
        </w:r>
        <w:r w:rsidR="006D6B43" w:rsidRPr="00F53B11" w:rsidDel="001D443E">
          <w:delText xml:space="preserve"> of key bioclimatic variables across various historical periods. For this study, three variables</w:delText>
        </w:r>
        <w:r w:rsidR="007557A8" w:rsidRPr="00F53B11" w:rsidDel="001D443E">
          <w:delText xml:space="preserve"> were selected</w:delText>
        </w:r>
        <w:r w:rsidR="006D6B43" w:rsidRPr="00F53B11" w:rsidDel="001D443E">
          <w:delText>:</w:delText>
        </w:r>
      </w:del>
    </w:p>
    <w:p w14:paraId="6D3D10A8" w14:textId="3CC68611" w:rsidR="006D6B43" w:rsidRPr="00F53B11" w:rsidDel="001D443E" w:rsidRDefault="006D6B43" w:rsidP="001E4115">
      <w:pPr>
        <w:pStyle w:val="ListParagraph"/>
        <w:numPr>
          <w:ilvl w:val="0"/>
          <w:numId w:val="1"/>
        </w:numPr>
        <w:spacing w:line="480" w:lineRule="auto"/>
        <w:rPr>
          <w:del w:id="269" w:author="Annie Kraehe" w:date="2025-05-19T12:58:00Z" w16du:dateUtc="2025-05-19T03:28:00Z"/>
        </w:rPr>
      </w:pPr>
      <w:del w:id="270" w:author="Annie Kraehe" w:date="2025-05-19T12:58:00Z" w16du:dateUtc="2025-05-19T03:28:00Z">
        <w:r w:rsidRPr="00F53B11" w:rsidDel="001D443E">
          <w:delText>Max Temperature of Warmest Month (bio05)</w:delText>
        </w:r>
      </w:del>
    </w:p>
    <w:p w14:paraId="5AB4E8B4" w14:textId="78E7AE08" w:rsidR="006D6B43" w:rsidRPr="00F53B11" w:rsidDel="001D443E" w:rsidRDefault="006D6B43" w:rsidP="001E4115">
      <w:pPr>
        <w:pStyle w:val="ListParagraph"/>
        <w:numPr>
          <w:ilvl w:val="0"/>
          <w:numId w:val="1"/>
        </w:numPr>
        <w:spacing w:line="480" w:lineRule="auto"/>
        <w:rPr>
          <w:del w:id="271" w:author="Annie Kraehe" w:date="2025-05-19T12:58:00Z" w16du:dateUtc="2025-05-19T03:28:00Z"/>
        </w:rPr>
      </w:pPr>
      <w:del w:id="272" w:author="Annie Kraehe" w:date="2025-05-19T12:58:00Z" w16du:dateUtc="2025-05-19T03:28:00Z">
        <w:r w:rsidRPr="00F53B11" w:rsidDel="001D443E">
          <w:delText>Min Temperature of Coldest Month (bio06)</w:delText>
        </w:r>
      </w:del>
    </w:p>
    <w:p w14:paraId="69501BFA" w14:textId="5437DF5E" w:rsidR="006D6B43" w:rsidRPr="00F53B11" w:rsidDel="001D443E" w:rsidRDefault="006D6B43" w:rsidP="001E4115">
      <w:pPr>
        <w:pStyle w:val="ListParagraph"/>
        <w:numPr>
          <w:ilvl w:val="0"/>
          <w:numId w:val="1"/>
        </w:numPr>
        <w:spacing w:line="480" w:lineRule="auto"/>
        <w:rPr>
          <w:del w:id="273" w:author="Annie Kraehe" w:date="2025-05-19T12:58:00Z" w16du:dateUtc="2025-05-19T03:28:00Z"/>
        </w:rPr>
      </w:pPr>
      <w:del w:id="274" w:author="Annie Kraehe" w:date="2025-05-19T12:58:00Z" w16du:dateUtc="2025-05-19T03:28:00Z">
        <w:r w:rsidRPr="00F53B11" w:rsidDel="001D443E">
          <w:delText>Annual Precipitation (bio12)</w:delText>
        </w:r>
      </w:del>
    </w:p>
    <w:p w14:paraId="414E36D0" w14:textId="339AA9B9" w:rsidR="006D6B43" w:rsidRPr="00F53B11" w:rsidDel="001D443E" w:rsidRDefault="006D6B43" w:rsidP="001E4115">
      <w:pPr>
        <w:pStyle w:val="Heading3"/>
        <w:spacing w:line="480" w:lineRule="auto"/>
        <w:rPr>
          <w:del w:id="275" w:author="Annie Kraehe" w:date="2025-05-19T12:58:00Z" w16du:dateUtc="2025-05-19T03:28:00Z"/>
        </w:rPr>
      </w:pPr>
      <w:del w:id="276" w:author="Annie Kraehe" w:date="2025-05-19T12:58:00Z" w16du:dateUtc="2025-05-19T03:28:00Z">
        <w:r w:rsidRPr="00F53B11" w:rsidDel="001D443E">
          <w:delText>Rationale for Selection</w:delText>
        </w:r>
      </w:del>
    </w:p>
    <w:p w14:paraId="7099A01A" w14:textId="67F06238" w:rsidR="006D6B43" w:rsidRPr="00F53B11" w:rsidDel="001D443E" w:rsidRDefault="006D6B43" w:rsidP="001E4115">
      <w:pPr>
        <w:spacing w:line="480" w:lineRule="auto"/>
        <w:rPr>
          <w:del w:id="277" w:author="Annie Kraehe" w:date="2025-05-19T12:58:00Z" w16du:dateUtc="2025-05-19T03:28:00Z"/>
        </w:rPr>
      </w:pPr>
      <w:del w:id="278" w:author="Annie Kraehe" w:date="2025-05-19T12:58:00Z" w16du:dateUtc="2025-05-19T03:28:00Z">
        <w:r w:rsidRPr="00F53B11" w:rsidDel="001D443E">
          <w:delText>Temperature extremes were chosen because they are more likely to cause stress and increase mortality in our species, which is critical for understanding habitat suitability.</w:delText>
        </w:r>
      </w:del>
      <w:del w:id="279" w:author="Annie Kraehe" w:date="2025-05-19T12:57:00Z" w16du:dateUtc="2025-05-19T03:27:00Z">
        <w:r w:rsidRPr="00F53B11" w:rsidDel="001D443E">
          <w:delText xml:space="preserve"> Annual precipitation was selected because it is more relevant (relative to monthly precipitation) for the perennial shrubs</w:delText>
        </w:r>
        <w:r w:rsidR="00355453" w:rsidRPr="00F53B11" w:rsidDel="001D443E">
          <w:delText xml:space="preserve"> </w:delText>
        </w:r>
        <w:r w:rsidR="00355453" w:rsidRPr="00F53B11" w:rsidDel="001D443E">
          <w:fldChar w:fldCharType="begin">
            <w:fldData xml:space="preserve">PEVuZE5vdGU+PENpdGU+PEF1dGhvcj5FaGxlcmluZ2VyPC9BdXRob3I+PFllYXI+MTk4MzwvWWVh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</w:fldData>
          </w:fldChar>
        </w:r>
        <w:r w:rsidR="0022229B" w:rsidRPr="00F53B11" w:rsidDel="001D443E">
          <w:delInstrText xml:space="preserve"> ADDIN EN.CITE </w:delInstrText>
        </w:r>
        <w:r w:rsidR="0022229B" w:rsidRPr="00F53B11" w:rsidDel="001D443E">
          <w:fldChar w:fldCharType="begin">
            <w:fldData xml:space="preserve">PEVuZE5vdGU+PENpdGU+PEF1dGhvcj5FaGxlcmluZ2VyPC9BdXRob3I+PFllYXI+MTk4MzwvWWVh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</w:fldData>
          </w:fldChar>
        </w:r>
        <w:r w:rsidR="0022229B" w:rsidRPr="00F53B11" w:rsidDel="001D443E">
          <w:delInstrText xml:space="preserve"> ADDIN EN.CITE.DATA </w:delInstrText>
        </w:r>
        <w:r w:rsidR="0022229B" w:rsidRPr="00F53B11" w:rsidDel="001D443E">
          <w:fldChar w:fldCharType="end"/>
        </w:r>
        <w:r w:rsidR="00355453" w:rsidRPr="00F53B11" w:rsidDel="001D443E">
          <w:fldChar w:fldCharType="separate"/>
        </w:r>
        <w:r w:rsidR="00355453" w:rsidRPr="00F53B11" w:rsidDel="001D443E">
          <w:rPr>
            <w:noProof/>
          </w:rPr>
          <w:delText>(Ehleringer &amp; Mooney, 1983; Sharma, 1976, 1982)</w:delText>
        </w:r>
        <w:r w:rsidR="00355453" w:rsidRPr="00F53B11" w:rsidDel="001D443E">
          <w:fldChar w:fldCharType="end"/>
        </w:r>
        <w:r w:rsidRPr="00F53B11" w:rsidDel="001D443E">
          <w:delText xml:space="preserve"> that stick-nest rats depend on for habitat, food, and hydration</w:delText>
        </w:r>
        <w:r w:rsidR="00EC619B" w:rsidRPr="00F53B11" w:rsidDel="001D443E">
          <w:delText xml:space="preserve"> </w:delText>
        </w:r>
        <w:r w:rsidR="00EC619B" w:rsidRPr="00F53B11" w:rsidDel="001D443E">
          <w:fldChar w:fldCharType="begin"/>
        </w:r>
        <w:r w:rsidR="00EC619B" w:rsidRPr="00F53B11" w:rsidDel="001D443E">
          <w:delInstrText xml:space="preserve"> ADDIN EN.CITE &lt;EndNote&gt;&lt;Cite&gt;&lt;Author&gt;Copley&lt;/Author&gt;&lt;Year&gt;1999&lt;/Year&gt;&lt;RecNum&gt;539&lt;/RecNum&gt;&lt;DisplayText&gt;(Copley, 1999)&lt;/DisplayText&gt;&lt;record&gt;&lt;rec-number&gt;539&lt;/rec-number&gt;&lt;foreign-keys&gt;&lt;key app="EN" db-id="e0wsva0pt9tdf2e2v02v59toar99ttxfrsap" timestamp="1703919848" guid="4425d291-ec85-4455-a1ab-8642efa815a0"&gt;539&lt;/key&gt;&lt;/foreign-keys&gt;&lt;ref-type name="Journal Article"&gt;17&lt;/ref-type&gt;&lt;contributors&gt;&lt;authors&gt;&lt;author&gt;Copley, Peter&lt;/author&gt;&lt;/authors&gt;&lt;/contributors&gt;&lt;titles&gt;&lt;title&gt;Natural histories of Australia’s stick-nest rats, genus Leporillus (Rodentia: Muridae)&lt;/title&gt;&lt;secondary-title&gt;Wildlife Research&lt;/secondary-title&gt;&lt;/titles&gt;&lt;periodical&gt;&lt;full-title&gt;Wildlife Research&lt;/full-title&gt;&lt;/periodical&gt;&lt;pages&gt;513-539&lt;/pages&gt;&lt;volume&gt;26&lt;/volume&gt;&lt;number&gt;4&lt;/number&gt;&lt;dates&gt;&lt;year&gt;1999&lt;/year&gt;&lt;/dates&gt;&lt;isbn&gt;1448-5494&lt;/isbn&gt;&lt;urls&gt;&lt;/urls&gt;&lt;electronic-resource-num&gt;https://doi.org/10.1071/WR97056&lt;/electronic-resource-num&gt;&lt;/record&gt;&lt;/Cite&gt;&lt;/EndNote&gt;</w:delInstrText>
        </w:r>
        <w:r w:rsidR="00EC619B" w:rsidRPr="00F53B11" w:rsidDel="001D443E">
          <w:fldChar w:fldCharType="separate"/>
        </w:r>
        <w:r w:rsidR="00EC619B" w:rsidRPr="00F53B11" w:rsidDel="001D443E">
          <w:rPr>
            <w:noProof/>
          </w:rPr>
          <w:delText>(Copley, 1999)</w:delText>
        </w:r>
        <w:r w:rsidR="00EC619B" w:rsidRPr="00F53B11" w:rsidDel="001D443E">
          <w:fldChar w:fldCharType="end"/>
        </w:r>
      </w:del>
      <w:del w:id="280" w:author="Annie Kraehe" w:date="2025-05-19T12:58:00Z" w16du:dateUtc="2025-05-19T03:28:00Z">
        <w:r w:rsidRPr="00F53B11" w:rsidDel="001D443E">
          <w:delText>.</w:delText>
        </w:r>
      </w:del>
    </w:p>
    <w:p w14:paraId="24E6C091" w14:textId="0153BE21" w:rsidR="002E408A" w:rsidRPr="00F53B11" w:rsidDel="00A54030" w:rsidRDefault="002E408A" w:rsidP="001E4115">
      <w:pPr>
        <w:spacing w:line="480" w:lineRule="auto"/>
        <w:rPr>
          <w:del w:id="281" w:author="Annie Kraehe" w:date="2025-05-19T14:20:00Z" w16du:dateUtc="2025-05-19T04:50:00Z"/>
        </w:rPr>
      </w:pPr>
    </w:p>
    <w:p w14:paraId="3B9EFFE2" w14:textId="2E09118B" w:rsidR="006D6B43" w:rsidRPr="00F53B11" w:rsidDel="00A54030" w:rsidRDefault="006D6B43" w:rsidP="001E4115">
      <w:pPr>
        <w:pStyle w:val="Heading3"/>
        <w:spacing w:line="480" w:lineRule="auto"/>
        <w:rPr>
          <w:del w:id="282" w:author="Annie Kraehe" w:date="2025-05-19T14:20:00Z" w16du:dateUtc="2025-05-19T04:50:00Z"/>
        </w:rPr>
      </w:pPr>
      <w:del w:id="283" w:author="Annie Kraehe" w:date="2025-05-19T14:20:00Z" w16du:dateUtc="2025-05-19T04:50:00Z">
        <w:r w:rsidRPr="00F53B11" w:rsidDel="00A54030">
          <w:delText>Data Processing</w:delText>
        </w:r>
      </w:del>
    </w:p>
    <w:p w14:paraId="55CEFF1A" w14:textId="7FC93667" w:rsidR="008323CD" w:rsidRPr="00F53B11" w:rsidRDefault="00D5439E" w:rsidP="001E4115">
      <w:pPr>
        <w:spacing w:line="480" w:lineRule="auto"/>
      </w:pPr>
      <w:r w:rsidRPr="00F53B11">
        <w:t xml:space="preserve">The climate variables were cropped to the extent of Australia using </w:t>
      </w:r>
      <w:r w:rsidR="00F218DF" w:rsidRPr="00F53B11">
        <w:t xml:space="preserve">the terra </w:t>
      </w:r>
      <w:r w:rsidR="004508A4" w:rsidRPr="00F53B11">
        <w:fldChar w:fldCharType="begin"/>
      </w:r>
      <w:r w:rsidR="006A1797" w:rsidRPr="00F53B11">
        <w:instrText xml:space="preserve"> ADDIN EN.CITE &lt;EndNote&gt;&lt;Cite&gt;&lt;Author&gt;Hijmans&lt;/Author&gt;&lt;Year&gt;2024&lt;/Year&gt;&lt;RecNum&gt;36&lt;/RecNum&gt;&lt;DisplayText&gt;(Hijmans, 2024b)&lt;/DisplayText&gt;&lt;record&gt;&lt;rec-number&gt;36&lt;/rec-number&gt;&lt;foreign-keys&gt;&lt;key app="EN" db-id="re2war52eza5rdewpp2v0stjxwv5v9f02wt5" timestamp="1747114064"&gt;36&lt;/key&gt;&lt;/foreign-keys&gt;&lt;ref-type name="Computer Program"&gt;9&lt;/ref-type&gt;&lt;contributors&gt;&lt;authors&gt;&lt;author&gt;Hijmans, Robert J.&lt;/author&gt;&lt;/authors&gt;&lt;/contributors&gt;&lt;titles&gt;&lt;title&gt;terra: Spatial Data Analysis&lt;/title&gt;&lt;/titles&gt;&lt;volume&gt;R package version 1.7-83&lt;/volume&gt;&lt;dates&gt;&lt;year&gt;2024&lt;/year&gt;&lt;/dates&gt;&lt;publisher&gt;CRAN&lt;/publisher&gt;&lt;urls&gt;&lt;related-urls&gt;&lt;url&gt;https://CRAN.R-project.org/package=terra&lt;/url&gt;&lt;/related-urls&gt;&lt;/urls&gt;&lt;/record&gt;&lt;/Cite&gt;&lt;/EndNote&gt;</w:instrText>
      </w:r>
      <w:r w:rsidR="004508A4" w:rsidRPr="00F53B11">
        <w:fldChar w:fldCharType="separate"/>
      </w:r>
      <w:r w:rsidR="006A1797" w:rsidRPr="00F53B11">
        <w:rPr>
          <w:noProof/>
        </w:rPr>
        <w:t>(Hijmans, 2024b)</w:t>
      </w:r>
      <w:r w:rsidR="004508A4" w:rsidRPr="00F53B11">
        <w:fldChar w:fldCharType="end"/>
      </w:r>
      <w:ins w:id="284" w:author="Annie Kraehe" w:date="2025-05-14T11:51:00Z" w16du:dateUtc="2025-05-14T02:21:00Z">
        <w:r w:rsidR="004508A4" w:rsidRPr="00F53B11">
          <w:t xml:space="preserve"> </w:t>
        </w:r>
      </w:ins>
      <w:del w:id="285" w:author="Annie Kraehe" w:date="2025-05-14T11:41:00Z" w16du:dateUtc="2025-05-14T02:11:00Z">
        <w:r w:rsidR="003E29FF" w:rsidRPr="00F53B11" w:rsidDel="00530199">
          <w:delText>package</w:delText>
        </w:r>
      </w:del>
      <w:ins w:id="286" w:author="Annie Kraehe" w:date="2025-05-14T11:46:00Z" w16du:dateUtc="2025-05-14T02:16:00Z">
        <w:r w:rsidR="004508A4" w:rsidRPr="00F53B11">
          <w:rPr>
            <w:rPrChange w:id="287" w:author="Annie Kraehe" w:date="2025-05-19T17:04:00Z" w16du:dateUtc="2025-05-19T07:34:00Z">
              <w:rPr>
                <w:color w:val="DE4A9F"/>
              </w:rPr>
            </w:rPrChange>
          </w:rPr>
          <w:t>package</w:t>
        </w:r>
      </w:ins>
      <w:r w:rsidRPr="00F53B11">
        <w:t xml:space="preserve"> </w:t>
      </w:r>
      <w:r w:rsidR="003E29FF" w:rsidRPr="00F53B11">
        <w:t xml:space="preserve">and </w:t>
      </w:r>
      <w:r w:rsidRPr="00F53B11">
        <w:t xml:space="preserve">a land mask was applied to exclude non-terrestrial areas with </w:t>
      </w:r>
      <w:ins w:id="288" w:author="Annie Kraehe" w:date="2025-05-14T11:51:00Z" w16du:dateUtc="2025-05-14T02:21:00Z">
        <w:r w:rsidR="004508A4" w:rsidRPr="00F53B11">
          <w:t xml:space="preserve">the </w:t>
        </w:r>
      </w:ins>
      <w:r w:rsidRPr="00F53B11">
        <w:t>pastclim</w:t>
      </w:r>
      <w:ins w:id="289" w:author="Annie Kraehe" w:date="2025-05-14T11:51:00Z" w16du:dateUtc="2025-05-14T02:21:00Z">
        <w:r w:rsidR="004508A4" w:rsidRPr="00F53B11">
          <w:t xml:space="preserve"> </w:t>
        </w:r>
      </w:ins>
      <w:r w:rsidR="004508A4" w:rsidRPr="00F53B11">
        <w:fldChar w:fldCharType="begin"/>
      </w:r>
      <w:r w:rsidR="004508A4" w:rsidRPr="00F53B11">
        <w:instrText xml:space="preserve"> ADDIN EN.CITE &lt;EndNote&gt;&lt;Cite&gt;&lt;Author&gt;Leonardi&lt;/Author&gt;&lt;Year&gt;2023&lt;/Year&gt;&lt;RecNum&gt;49&lt;/RecNum&gt;&lt;DisplayText&gt;(Leonardi, Hallett, et al., 2023)&lt;/DisplayText&gt;&lt;record&gt;&lt;rec-number&gt;49&lt;/rec-number&gt;&lt;foreign-keys&gt;&lt;key app="EN" db-id="re2war52eza5rdewpp2v0stjxwv5v9f02wt5" timestamp="1747116146"&gt;49&lt;/key&gt;&lt;/foreign-keys&gt;&lt;ref-type name="Journal Article"&gt;17&lt;/ref-type&gt;&lt;contributors&gt;&lt;authors&gt;&lt;author&gt;Leonardi, Michela&lt;/author&gt;&lt;author&gt;Hallett, Emily Y.&lt;/author&gt;&lt;author&gt;Beyer, Robert&lt;/author&gt;&lt;author&gt;Krapp, Mario&lt;/author&gt;&lt;author&gt;Manica, Andrea&lt;/author&gt;&lt;/authors&gt;&lt;/contributors&gt;&lt;titles&gt;&lt;title&gt;pastclim 1.2: an R package to easily access and use paleoclimatic reconstructions&lt;/title&gt;&lt;secondary-title&gt;Ecography&lt;/secondary-title&gt;&lt;/titles&gt;&lt;periodical&gt;&lt;full-title&gt;Ecography&lt;/full-title&gt;&lt;/periodical&gt;&lt;pages&gt;e06481&lt;/pages&gt;&lt;volume&gt;2023&lt;/volume&gt;&lt;number&gt;3&lt;/number&gt;&lt;dates&gt;&lt;year&gt;2023&lt;/year&gt;&lt;/dates&gt;&lt;isbn&gt;0906-7590&lt;/isbn&gt;&lt;urls&gt;&lt;related-urls&gt;&lt;url&gt;https://nsojournals.onlinelibrary.wiley.com/doi/abs/10.1111/ecog.06481&lt;/url&gt;&lt;/related-urls&gt;&lt;/urls&gt;&lt;electronic-resource-num&gt;https://doi.org/10.1111/ecog.06481&lt;/electronic-resource-num&gt;&lt;/record&gt;&lt;/Cite&gt;&lt;/EndNote&gt;</w:instrText>
      </w:r>
      <w:r w:rsidR="004508A4" w:rsidRPr="00F53B11">
        <w:fldChar w:fldCharType="separate"/>
      </w:r>
      <w:r w:rsidR="004508A4" w:rsidRPr="00F53B11">
        <w:rPr>
          <w:noProof/>
        </w:rPr>
        <w:t>(Leonardi, Hallett, et al., 2023)</w:t>
      </w:r>
      <w:r w:rsidR="004508A4" w:rsidRPr="00F53B11">
        <w:fldChar w:fldCharType="end"/>
      </w:r>
      <w:ins w:id="290" w:author="Annie Kraehe" w:date="2025-05-14T11:52:00Z" w16du:dateUtc="2025-05-14T02:22:00Z">
        <w:r w:rsidR="004508A4" w:rsidRPr="00F53B11">
          <w:t xml:space="preserve"> </w:t>
        </w:r>
      </w:ins>
      <w:ins w:id="291" w:author="Annie Kraehe" w:date="2025-05-14T11:51:00Z" w16du:dateUtc="2025-05-14T02:21:00Z">
        <w:r w:rsidR="004508A4" w:rsidRPr="00F53B11">
          <w:t>p</w:t>
        </w:r>
      </w:ins>
      <w:ins w:id="292" w:author="Annie Kraehe" w:date="2025-05-14T11:52:00Z" w16du:dateUtc="2025-05-14T02:22:00Z">
        <w:r w:rsidR="004508A4" w:rsidRPr="00F53B11">
          <w:t>ackage</w:t>
        </w:r>
      </w:ins>
      <w:r w:rsidRPr="00F53B11">
        <w:t>. These climate variables were then combined into a single dataset, which included both presence and pseudo-absence records of the species.</w:t>
      </w:r>
    </w:p>
    <w:p w14:paraId="035DBE24" w14:textId="729EABD5" w:rsidR="008323CD" w:rsidRPr="00F53B11" w:rsidRDefault="007B1550" w:rsidP="001E4115">
      <w:pPr>
        <w:pStyle w:val="Heading2"/>
        <w:spacing w:line="480" w:lineRule="auto"/>
      </w:pPr>
      <w:bookmarkStart w:id="293" w:name="_Toc198911007"/>
      <w:r w:rsidRPr="00F53B11">
        <w:lastRenderedPageBreak/>
        <w:t>Modelling</w:t>
      </w:r>
      <w:bookmarkEnd w:id="293"/>
      <w:r w:rsidRPr="00F53B11">
        <w:t xml:space="preserve"> </w:t>
      </w:r>
    </w:p>
    <w:p w14:paraId="5E49F743" w14:textId="017580BA" w:rsidR="006D6B43" w:rsidRPr="00F53B11" w:rsidDel="00A54030" w:rsidRDefault="00362D61" w:rsidP="001E4115">
      <w:pPr>
        <w:pStyle w:val="Heading3"/>
        <w:spacing w:line="480" w:lineRule="auto"/>
        <w:rPr>
          <w:del w:id="294" w:author="Annie Kraehe" w:date="2025-05-19T14:22:00Z" w16du:dateUtc="2025-05-19T04:52:00Z"/>
        </w:rPr>
      </w:pPr>
      <w:del w:id="295" w:author="Annie Kraehe" w:date="2025-05-19T14:22:00Z" w16du:dateUtc="2025-05-19T04:52:00Z">
        <w:r w:rsidRPr="00F53B11" w:rsidDel="00A54030">
          <w:delText>Integrated Modelling Workflow and Ensemble Prediction</w:delText>
        </w:r>
      </w:del>
    </w:p>
    <w:p w14:paraId="1A9C0DED" w14:textId="6CF9BA90" w:rsidR="00B509AE" w:rsidRPr="00F53B11" w:rsidRDefault="00F215A7" w:rsidP="001E4115">
      <w:pPr>
        <w:spacing w:line="480" w:lineRule="auto"/>
      </w:pPr>
      <w:r w:rsidRPr="00F53B11">
        <w:t xml:space="preserve">A suite of models was constructed using multiple statistical and machine learning approaches to capture the complex relationships between environmental predictors and species occurrence. Generalised Linear Models (GLMs) provided a baseline, assuming linear relationships between predictors and occurrence </w:t>
      </w:r>
      <w:r w:rsidR="00357944" w:rsidRPr="00F53B11">
        <w:fldChar w:fldCharType="begin"/>
      </w:r>
      <w:r w:rsidR="00F3148A" w:rsidRPr="00F53B11">
        <w:instrText xml:space="preserve"> ADDIN EN.CITE &lt;EndNote&gt;&lt;Cite&gt;&lt;Author&gt;McCullagh&lt;/Author&gt;&lt;Year&gt;1989&lt;/Year&gt;&lt;RecNum&gt;1295&lt;/RecNum&gt;&lt;DisplayText&gt;(McCullagh &amp;amp; Nelder, 1989)&lt;/DisplayText&gt;&lt;record&gt;&lt;rec-number&gt;1295&lt;/rec-number&gt;&lt;foreign-keys&gt;&lt;key app="EN" db-id="e0wsva0pt9tdf2e2v02v59toar99ttxfrsap" timestamp="1738906386" guid="560e9a99-2725-493b-a1cc-fd871ddb13cf"&gt;1295&lt;/key&gt;&lt;/foreign-keys&gt;&lt;ref-type name="Book Section"&gt;5&lt;/ref-type&gt;&lt;contributors&gt;&lt;authors&gt;&lt;author&gt;McCullagh, Peter&lt;/author&gt;&lt;author&gt;Nelder, John A&lt;/author&gt;&lt;/authors&gt;&lt;/contributors&gt;&lt;titles&gt;&lt;title&gt;Binary data&lt;/title&gt;&lt;secondary-title&gt;Generalized linear models&lt;/secondary-title&gt;&lt;/titles&gt;&lt;pages&gt;98-148&lt;/pages&gt;&lt;dates&gt;&lt;year&gt;1989&lt;/year&gt;&lt;/dates&gt;&lt;publisher&gt;Springer&lt;/publisher&gt;&lt;isbn&gt;0412317605&lt;/isbn&gt;&lt;urls&gt;&lt;/urls&gt;&lt;/record&gt;&lt;/Cite&gt;&lt;/EndNote&gt;</w:instrText>
      </w:r>
      <w:r w:rsidR="00357944" w:rsidRPr="00F53B11">
        <w:fldChar w:fldCharType="separate"/>
      </w:r>
      <w:r w:rsidR="00357944" w:rsidRPr="00F53B11">
        <w:rPr>
          <w:noProof/>
        </w:rPr>
        <w:t>(McCullagh &amp; Nelder, 1989)</w:t>
      </w:r>
      <w:r w:rsidR="00357944" w:rsidRPr="00F53B11">
        <w:fldChar w:fldCharType="end"/>
      </w:r>
      <w:ins w:id="296" w:author="Annie Kraehe" w:date="2025-05-14T12:51:00Z" w16du:dateUtc="2025-05-14T03:21:00Z">
        <w:r w:rsidR="00AF73CA" w:rsidRPr="00F53B11">
          <w:t xml:space="preserve"> </w:t>
        </w:r>
      </w:ins>
      <w:ins w:id="297" w:author="Annie Kraehe" w:date="2025-05-14T12:51:00Z">
        <w:r w:rsidR="00AF73CA" w:rsidRPr="00F53B11">
          <w:t>using the parsnip package</w:t>
        </w:r>
      </w:ins>
      <w:ins w:id="298" w:author="Annie Kraehe" w:date="2025-05-14T12:53:00Z" w16du:dateUtc="2025-05-14T03:23:00Z">
        <w:r w:rsidR="00AF73CA" w:rsidRPr="00F53B11">
          <w:rPr>
            <w:rPrChange w:id="299" w:author="Annie Kraehe" w:date="2025-05-19T17:04:00Z" w16du:dateUtc="2025-05-19T07:34:00Z">
              <w:rPr>
                <w:color w:val="DE4A9F"/>
              </w:rPr>
            </w:rPrChange>
          </w:rPr>
          <w:t xml:space="preserve"> </w:t>
        </w:r>
      </w:ins>
      <w:r w:rsidR="00AF73CA" w:rsidRPr="00F53B11">
        <w:rPr>
          <w:rPrChange w:id="300" w:author="Annie Kraehe" w:date="2025-05-19T17:04:00Z" w16du:dateUtc="2025-05-19T07:34:00Z">
            <w:rPr>
              <w:color w:val="DE4A9F"/>
            </w:rPr>
          </w:rPrChange>
        </w:rPr>
        <w:fldChar w:fldCharType="begin"/>
      </w:r>
      <w:r w:rsidR="00AF73CA" w:rsidRPr="00F53B11">
        <w:rPr>
          <w:rPrChange w:id="301" w:author="Annie Kraehe" w:date="2025-05-19T17:04:00Z" w16du:dateUtc="2025-05-19T07:34:00Z">
            <w:rPr>
              <w:color w:val="DE4A9F"/>
            </w:rPr>
          </w:rPrChange>
        </w:rPr>
        <w:instrText xml:space="preserve"> ADDIN EN.CITE &lt;EndNote&gt;&lt;Cite&gt;&lt;Author&gt;Kuhn&lt;/Author&gt;&lt;Year&gt;2024&lt;/Year&gt;&lt;RecNum&gt;37&lt;/RecNum&gt;&lt;DisplayText&gt;(Kuhn &amp;amp; Vaughan, 2024)&lt;/DisplayText&gt;&lt;record&gt;&lt;rec-number&gt;37&lt;/rec-number&gt;&lt;foreign-keys&gt;&lt;key app="EN" db-id="re2war52eza5rdewpp2v0stjxwv5v9f02wt5" timestamp="1747114064"&gt;37&lt;/key&gt;&lt;/foreign-keys&gt;&lt;ref-type name="Computer Program"&gt;9&lt;/ref-type&gt;&lt;contributors&gt;&lt;authors&gt;&lt;author&gt;Kuhn, Max&lt;/author&gt;&lt;author&gt;Vaughan, Davis&lt;/author&gt;&lt;/authors&gt;&lt;/contributors&gt;&lt;titles&gt;&lt;title&gt;parsnip: A Common API to Modeling and Analysis Functions&lt;/title&gt;&lt;/titles&gt;&lt;volume&gt;R package version 1.2.1&lt;/volume&gt;&lt;dates&gt;&lt;year&gt;2024&lt;/year&gt;&lt;/dates&gt;&lt;publisher&gt;CRAN&lt;/publisher&gt;&lt;urls&gt;&lt;related-urls&gt;&lt;url&gt;https://CRAN.R-project.org/package=parsnip&lt;/url&gt;&lt;/related-urls&gt;&lt;/urls&gt;&lt;/record&gt;&lt;/Cite&gt;&lt;/EndNote&gt;</w:instrText>
      </w:r>
      <w:r w:rsidR="00AF73CA" w:rsidRPr="00F53B11">
        <w:rPr>
          <w:rPrChange w:id="302" w:author="Annie Kraehe" w:date="2025-05-19T17:04:00Z" w16du:dateUtc="2025-05-19T07:34:00Z">
            <w:rPr>
              <w:color w:val="DE4A9F"/>
            </w:rPr>
          </w:rPrChange>
        </w:rPr>
        <w:fldChar w:fldCharType="separate"/>
      </w:r>
      <w:r w:rsidR="00AF73CA" w:rsidRPr="00F53B11">
        <w:rPr>
          <w:noProof/>
          <w:rPrChange w:id="303" w:author="Annie Kraehe" w:date="2025-05-19T17:04:00Z" w16du:dateUtc="2025-05-19T07:34:00Z">
            <w:rPr>
              <w:noProof/>
              <w:color w:val="DE4A9F"/>
            </w:rPr>
          </w:rPrChange>
        </w:rPr>
        <w:t>(Kuhn &amp; Vaughan, 2024)</w:t>
      </w:r>
      <w:r w:rsidR="00AF73CA" w:rsidRPr="00F53B11">
        <w:rPr>
          <w:rPrChange w:id="304" w:author="Annie Kraehe" w:date="2025-05-19T17:04:00Z" w16du:dateUtc="2025-05-19T07:34:00Z">
            <w:rPr>
              <w:color w:val="DE4A9F"/>
            </w:rPr>
          </w:rPrChange>
        </w:rPr>
        <w:fldChar w:fldCharType="end"/>
      </w:r>
      <w:ins w:id="305" w:author="Annie Kraehe" w:date="2025-05-14T12:51:00Z">
        <w:r w:rsidR="00AF73CA" w:rsidRPr="00F53B11">
          <w:t>.</w:t>
        </w:r>
      </w:ins>
      <w:del w:id="306" w:author="Annie Kraehe" w:date="2025-05-14T12:51:00Z" w16du:dateUtc="2025-05-14T03:21:00Z">
        <w:r w:rsidRPr="00F53B11" w:rsidDel="00AF73CA">
          <w:delText>.</w:delText>
        </w:r>
      </w:del>
      <w:r w:rsidR="00357944" w:rsidRPr="00F53B11">
        <w:t xml:space="preserve"> </w:t>
      </w:r>
      <w:r w:rsidRPr="00F53B11">
        <w:t xml:space="preserve">Generalised Additive Models (GAMs) extended this framework by incorporating smoothing functions to capture non-linear effects </w:t>
      </w:r>
      <w:r w:rsidR="00F3148A" w:rsidRPr="00F53B11">
        <w:fldChar w:fldCharType="begin"/>
      </w:r>
      <w:r w:rsidR="006F4004" w:rsidRPr="00F53B11">
        <w:instrText xml:space="preserve"> ADDIN EN.CITE &lt;EndNote&gt;&lt;Cite&gt;&lt;Author&gt;Hastie&lt;/Author&gt;&lt;Year&gt;1986&lt;/Year&gt;&lt;RecNum&gt;1298&lt;/RecNum&gt;&lt;DisplayText&gt;(Hastie &amp;amp; Tibshirani, 1986)&lt;/DisplayText&gt;&lt;record&gt;&lt;rec-number&gt;1298&lt;/rec-number&gt;&lt;foreign-keys&gt;&lt;key app="EN" db-id="e0wsva0pt9tdf2e2v02v59toar99ttxfrsap" timestamp="1738907067" guid="559a75bc-3879-43c3-85d4-e53c7b45f92b"&gt;1298&lt;/key&gt;&lt;/foreign-keys&gt;&lt;ref-type name="Journal Article"&gt;17&lt;/ref-type&gt;&lt;contributors&gt;&lt;authors&gt;&lt;author&gt;Hastie, Trevor&lt;/author&gt;&lt;author&gt;Tibshirani, Robert&lt;/author&gt;&lt;/authors&gt;&lt;/contributors&gt;&lt;titles&gt;&lt;title&gt;Generalized Additive Models&lt;/title&gt;&lt;secondary-title&gt;Statistical Science&lt;/secondary-title&gt;&lt;/titles&gt;&lt;periodical&gt;&lt;full-title&gt;Statistical Science&lt;/full-title&gt;&lt;/periodical&gt;&lt;pages&gt;297-310&lt;/pages&gt;&lt;volume&gt;1&lt;/volume&gt;&lt;number&gt;3&lt;/number&gt;&lt;dates&gt;&lt;year&gt;1986&lt;/year&gt;&lt;/dates&gt;&lt;publisher&gt;Institute of Mathematical Statistics&lt;/publisher&gt;&lt;isbn&gt;08834237, 21688745&lt;/isbn&gt;&lt;urls&gt;&lt;related-urls&gt;&lt;url&gt;http://www.jstor.org/stable/2245459&lt;/url&gt;&lt;/related-urls&gt;&lt;/urls&gt;&lt;custom1&gt;Full publication date: Aug., 1986&lt;/custom1&gt;&lt;remote-database-name&gt;JSTOR&lt;/remote-database-name&gt;&lt;access-date&gt;2025/02/07/&lt;/access-date&gt;&lt;/record&gt;&lt;/Cite&gt;&lt;/EndNote&gt;</w:instrText>
      </w:r>
      <w:r w:rsidR="00F3148A" w:rsidRPr="00F53B11">
        <w:fldChar w:fldCharType="separate"/>
      </w:r>
      <w:r w:rsidR="006F4004" w:rsidRPr="00F53B11">
        <w:rPr>
          <w:noProof/>
        </w:rPr>
        <w:t>(Hastie &amp; Tibshirani, 1986)</w:t>
      </w:r>
      <w:r w:rsidR="00F3148A" w:rsidRPr="00F53B11">
        <w:fldChar w:fldCharType="end"/>
      </w:r>
      <w:ins w:id="307" w:author="Annie Kraehe" w:date="2025-05-14T12:51:00Z">
        <w:r w:rsidR="00AF73CA" w:rsidRPr="00F53B11">
          <w:t>, using parsnip and tidysdm</w:t>
        </w:r>
      </w:ins>
      <w:ins w:id="308" w:author="Annie Kraehe" w:date="2025-05-14T12:53:00Z" w16du:dateUtc="2025-05-14T03:23:00Z">
        <w:r w:rsidR="00AF73CA" w:rsidRPr="00F53B11">
          <w:t xml:space="preserve"> </w:t>
        </w:r>
      </w:ins>
      <w:r w:rsidR="00AF73CA" w:rsidRPr="00F53B11">
        <w:fldChar w:fldCharType="begin"/>
      </w:r>
      <w:r w:rsidR="00806509">
        <w:instrText xml:space="preserve"> ADDIN EN.CITE &lt;EndNote&gt;&lt;Cite&gt;&lt;Author&gt;Leonardi&lt;/Author&gt;&lt;Year&gt;2024&lt;/Year&gt;&lt;RecNum&gt;19&lt;/RecNum&gt;&lt;DisplayText&gt;(Leonardi et al., 2024)&lt;/DisplayText&gt;&lt;record&gt;&lt;rec-number&gt;19&lt;/rec-number&gt;&lt;foreign-keys&gt;&lt;key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r w:rsidR="00AF73CA" w:rsidRPr="00F53B11">
        <w:fldChar w:fldCharType="separate"/>
      </w:r>
      <w:r w:rsidR="00806509">
        <w:rPr>
          <w:noProof/>
        </w:rPr>
        <w:t>(Leonardi et al., 2024)</w:t>
      </w:r>
      <w:r w:rsidR="00AF73CA" w:rsidRPr="00F53B11">
        <w:fldChar w:fldCharType="end"/>
      </w:r>
      <w:r w:rsidR="00B509AE" w:rsidRPr="00F53B11">
        <w:t xml:space="preserve">. </w:t>
      </w:r>
      <w:ins w:id="309" w:author="Annie Kraehe" w:date="2025-05-14T12:59:00Z">
        <w:r w:rsidR="00AF73CA" w:rsidRPr="00F53B11">
          <w:t xml:space="preserve">All models were implemented and managed using the </w:t>
        </w:r>
        <w:proofErr w:type="spellStart"/>
        <w:r w:rsidR="00AF73CA" w:rsidRPr="00F53B11">
          <w:t>workflowsets</w:t>
        </w:r>
        <w:proofErr w:type="spellEnd"/>
        <w:r w:rsidR="00AF73CA" w:rsidRPr="00F53B11">
          <w:t xml:space="preserve"> package</w:t>
        </w:r>
      </w:ins>
      <w:ins w:id="310" w:author="Annie Kraehe" w:date="2025-05-14T13:00:00Z" w16du:dateUtc="2025-05-14T03:30:00Z">
        <w:r w:rsidR="00AF73CA" w:rsidRPr="00F53B11">
          <w:t xml:space="preserve"> </w:t>
        </w:r>
      </w:ins>
      <w:r w:rsidR="00332ACD" w:rsidRPr="00F53B11">
        <w:fldChar w:fldCharType="begin"/>
      </w:r>
      <w:r w:rsidR="00332ACD" w:rsidRPr="00F53B11">
        <w:instrText xml:space="preserve"> ADDIN EN.CITE &lt;EndNote&gt;&lt;Cite&gt;&lt;Author&gt;Kuhn&lt;/Author&gt;&lt;Year&gt;2024&lt;/Year&gt;&lt;RecNum&gt;21&lt;/RecNum&gt;&lt;DisplayText&gt;(Kuhn &amp;amp; Couch, 2024)&lt;/DisplayText&gt;&lt;record&gt;&lt;rec-number&gt;21&lt;/rec-number&gt;&lt;foreign-keys&gt;&lt;key app="EN" db-id="re2war52eza5rdewpp2v0stjxwv5v9f02wt5" timestamp="1747114064"&gt;21&lt;/key&gt;&lt;/foreign-keys&gt;&lt;ref-type name="Computer Program"&gt;9&lt;/ref-type&gt;&lt;contributors&gt;&lt;authors&gt;&lt;author&gt;Kuhn, Max&lt;/author&gt;&lt;author&gt;Couch, Simon&lt;/author&gt;&lt;/authors&gt;&lt;/contributors&gt;&lt;titles&gt;&lt;title&gt;workflowsets: Create a Collection of &amp;apos;tidymodels&amp;apos; Workflows&lt;/title&gt;&lt;/titles&gt;&lt;volume&gt;R package version 1.1.0&lt;/volume&gt;&lt;dates&gt;&lt;year&gt;2024&lt;/year&gt;&lt;/dates&gt;&lt;publisher&gt;CRAN&lt;/publisher&gt;&lt;urls&gt;&lt;related-urls&gt;&lt;url&gt;https://CRAN.R-project.org/package=workflowsets&lt;/url&gt;&lt;/related-urls&gt;&lt;/urls&gt;&lt;/record&gt;&lt;/Cite&gt;&lt;/EndNote&gt;</w:instrText>
      </w:r>
      <w:r w:rsidR="00332ACD" w:rsidRPr="00F53B11">
        <w:fldChar w:fldCharType="separate"/>
      </w:r>
      <w:r w:rsidR="00332ACD" w:rsidRPr="00F53B11">
        <w:rPr>
          <w:noProof/>
        </w:rPr>
        <w:t>(Kuhn &amp; Couch, 2024)</w:t>
      </w:r>
      <w:r w:rsidR="00332ACD" w:rsidRPr="00F53B11">
        <w:fldChar w:fldCharType="end"/>
      </w:r>
      <w:ins w:id="311" w:author="Annie Kraehe" w:date="2025-05-14T12:59:00Z">
        <w:r w:rsidR="00AF73CA" w:rsidRPr="00F53B11">
          <w:t>, with model fitting and tuning handled using the tune</w:t>
        </w:r>
      </w:ins>
      <w:ins w:id="312" w:author="Annie Kraehe" w:date="2025-05-14T13:01:00Z" w16du:dateUtc="2025-05-14T03:31:00Z">
        <w:r w:rsidR="00332ACD" w:rsidRPr="00F53B11">
          <w:t xml:space="preserve"> </w:t>
        </w:r>
      </w:ins>
      <w:r w:rsidR="00332ACD" w:rsidRPr="00F53B11">
        <w:fldChar w:fldCharType="begin"/>
      </w:r>
      <w:r w:rsidR="00332ACD" w:rsidRPr="00F53B11">
        <w:instrText xml:space="preserve"> ADDIN EN.CITE &lt;EndNote&gt;&lt;Cite&gt;&lt;Author&gt;Kuhn&lt;/Author&gt;&lt;Year&gt;2024&lt;/Year&gt;&lt;RecNum&gt;23&lt;/RecNum&gt;&lt;DisplayText&gt;(Kuhn, 2024)&lt;/DisplayText&gt;&lt;record&gt;&lt;rec-number&gt;23&lt;/rec-number&gt;&lt;foreign-keys&gt;&lt;key app="EN" db-id="re2war52eza5rdewpp2v0stjxwv5v9f02wt5" timestamp="1747114064"&gt;23&lt;/key&gt;&lt;/foreign-keys&gt;&lt;ref-type name="Computer Program"&gt;9&lt;/ref-type&gt;&lt;contributors&gt;&lt;authors&gt;&lt;author&gt;Kuhn, Max&lt;/author&gt;&lt;/authors&gt;&lt;/contributors&gt;&lt;titles&gt;&lt;title&gt;tune: Tidy Tuning Tools&lt;/title&gt;&lt;/titles&gt;&lt;volume&gt;R package version 1.2.1&lt;/volume&gt;&lt;dates&gt;&lt;year&gt;2024&lt;/year&gt;&lt;/dates&gt;&lt;publisher&gt;CRAN&lt;/publisher&gt;&lt;urls&gt;&lt;related-urls&gt;&lt;url&gt;https://CRAN.R-project.org/package=tune&lt;/url&gt;&lt;/related-urls&gt;&lt;/urls&gt;&lt;/record&gt;&lt;/Cite&gt;&lt;/EndNote&gt;</w:instrText>
      </w:r>
      <w:r w:rsidR="00332ACD" w:rsidRPr="00F53B11">
        <w:fldChar w:fldCharType="separate"/>
      </w:r>
      <w:r w:rsidR="00332ACD" w:rsidRPr="00F53B11">
        <w:rPr>
          <w:noProof/>
        </w:rPr>
        <w:t>(Kuhn, 2024)</w:t>
      </w:r>
      <w:r w:rsidR="00332ACD" w:rsidRPr="00F53B11">
        <w:fldChar w:fldCharType="end"/>
      </w:r>
      <w:ins w:id="313" w:author="Annie Kraehe" w:date="2025-05-14T12:59:00Z">
        <w:r w:rsidR="00AF73CA" w:rsidRPr="00F53B11">
          <w:t>, dials</w:t>
        </w:r>
      </w:ins>
      <w:ins w:id="314" w:author="Annie Kraehe" w:date="2025-05-14T13:01:00Z" w16du:dateUtc="2025-05-14T03:31:00Z">
        <w:r w:rsidR="00332ACD" w:rsidRPr="00F53B11">
          <w:t xml:space="preserve"> </w:t>
        </w:r>
      </w:ins>
      <w:r w:rsidR="00332ACD" w:rsidRPr="00F53B11">
        <w:fldChar w:fldCharType="begin"/>
      </w:r>
      <w:r w:rsidR="00332ACD" w:rsidRPr="00F53B11">
        <w:instrText xml:space="preserve"> ADDIN EN.CITE &lt;EndNote&gt;&lt;Cite&gt;&lt;Author&gt;Kuhn&lt;/Author&gt;&lt;Year&gt;2024&lt;/Year&gt;&lt;RecNum&gt;42&lt;/RecNum&gt;&lt;DisplayText&gt;(Kuhn &amp;amp; Frick, 2024)&lt;/DisplayText&gt;&lt;record&gt;&lt;rec-number&gt;42&lt;/rec-number&gt;&lt;foreign-keys&gt;&lt;key app="EN" db-id="re2war52eza5rdewpp2v0stjxwv5v9f02wt5" timestamp="1747114064"&gt;42&lt;/key&gt;&lt;/foreign-keys&gt;&lt;ref-type name="Computer Program"&gt;9&lt;/ref-type&gt;&lt;contributors&gt;&lt;authors&gt;&lt;author&gt;Kuhn, Max&lt;/author&gt;&lt;author&gt;Frick, Hannah&lt;/author&gt;&lt;/authors&gt;&lt;/contributors&gt;&lt;titles&gt;&lt;title&gt;dials: Tools for Creating Tuning Parameter Values&lt;/title&gt;&lt;/titles&gt;&lt;volume&gt;R package version 1.3.0&lt;/volume&gt;&lt;dates&gt;&lt;year&gt;2024&lt;/year&gt;&lt;/dates&gt;&lt;publisher&gt;CRAN&lt;/publisher&gt;&lt;urls&gt;&lt;related-urls&gt;&lt;url&gt;https://CRAN.R-project.org/package=dials&lt;/url&gt;&lt;/related-urls&gt;&lt;/urls&gt;&lt;/record&gt;&lt;/Cite&gt;&lt;/EndNote&gt;</w:instrText>
      </w:r>
      <w:r w:rsidR="00332ACD" w:rsidRPr="00F53B11">
        <w:fldChar w:fldCharType="separate"/>
      </w:r>
      <w:r w:rsidR="00332ACD" w:rsidRPr="00F53B11">
        <w:rPr>
          <w:noProof/>
        </w:rPr>
        <w:t>(Kuhn &amp; Frick, 2024)</w:t>
      </w:r>
      <w:r w:rsidR="00332ACD" w:rsidRPr="00F53B11">
        <w:fldChar w:fldCharType="end"/>
      </w:r>
      <w:ins w:id="315" w:author="Annie Kraehe" w:date="2025-05-14T12:59:00Z">
        <w:r w:rsidR="00AF73CA" w:rsidRPr="00F53B11">
          <w:t xml:space="preserve">, and </w:t>
        </w:r>
        <w:proofErr w:type="spellStart"/>
        <w:r w:rsidR="00AF73CA" w:rsidRPr="00F53B11">
          <w:t>rsample</w:t>
        </w:r>
      </w:ins>
      <w:proofErr w:type="spellEnd"/>
      <w:ins w:id="316" w:author="Annie Kraehe" w:date="2025-05-14T13:01:00Z" w16du:dateUtc="2025-05-14T03:31:00Z">
        <w:r w:rsidR="00332ACD" w:rsidRPr="00F53B11">
          <w:t xml:space="preserve"> </w:t>
        </w:r>
      </w:ins>
      <w:r w:rsidR="00332ACD" w:rsidRPr="00F53B11">
        <w:fldChar w:fldCharType="begin"/>
      </w:r>
      <w:r w:rsidR="00332ACD" w:rsidRPr="00F53B11">
        <w:instrText xml:space="preserve"> ADDIN EN.CITE &lt;EndNote&gt;&lt;Cite&gt;&lt;Author&gt;Frick&lt;/Author&gt;&lt;Year&gt;2024&lt;/Year&gt;&lt;RecNum&gt;32&lt;/RecNum&gt;&lt;DisplayText&gt;(Frick et al., 2024)&lt;/DisplayText&gt;&lt;record&gt;&lt;rec-number&gt;32&lt;/rec-number&gt;&lt;foreign-keys&gt;&lt;key app="EN" db-id="re2war52eza5rdewpp2v0stjxwv5v9f02wt5" timestamp="1747114064"&gt;32&lt;/key&gt;&lt;/foreign-keys&gt;&lt;ref-type name="Computer Program"&gt;9&lt;/ref-type&gt;&lt;contributors&gt;&lt;authors&gt;&lt;author&gt;Frick, Hannah&lt;/author&gt;&lt;author&gt;Chow, Fanny&lt;/author&gt;&lt;author&gt;Kuhn, Max&lt;/author&gt;&lt;author&gt;Mahoney, Michael&lt;/author&gt;&lt;author&gt;Silge, Julia&lt;/author&gt;&lt;author&gt;Wickham, Hadley&lt;/author&gt;&lt;/authors&gt;&lt;/contributors&gt;&lt;titles&gt;&lt;title&gt;rsample: General Resampling Infrastructure&lt;/title&gt;&lt;/titles&gt;&lt;volume&gt;R package version 1.2.1&lt;/volume&gt;&lt;dates&gt;&lt;year&gt;2024&lt;/year&gt;&lt;/dates&gt;&lt;publisher&gt;CRAN&lt;/publisher&gt;&lt;urls&gt;&lt;related-urls&gt;&lt;url&gt;https://CRAN.R-project.org/package=rsample&lt;/url&gt;&lt;/related-urls&gt;&lt;/urls&gt;&lt;/record&gt;&lt;/Cite&gt;&lt;/EndNote&gt;</w:instrText>
      </w:r>
      <w:r w:rsidR="00332ACD" w:rsidRPr="00F53B11">
        <w:fldChar w:fldCharType="separate"/>
      </w:r>
      <w:r w:rsidR="00332ACD" w:rsidRPr="00F53B11">
        <w:rPr>
          <w:noProof/>
        </w:rPr>
        <w:t>(Frick et al., 2024)</w:t>
      </w:r>
      <w:r w:rsidR="00332ACD" w:rsidRPr="00F53B11">
        <w:fldChar w:fldCharType="end"/>
      </w:r>
      <w:ins w:id="317" w:author="Annie Kraehe" w:date="2025-05-14T12:59:00Z">
        <w:r w:rsidR="00AF73CA" w:rsidRPr="00F53B11">
          <w:t xml:space="preserve"> packages within the tidymodels framework</w:t>
        </w:r>
      </w:ins>
      <w:ins w:id="318" w:author="Annie Kraehe" w:date="2025-05-14T12:59:00Z" w16du:dateUtc="2025-05-14T03:29:00Z">
        <w:r w:rsidR="00AF73CA" w:rsidRPr="00F53B11">
          <w:t xml:space="preserve"> </w:t>
        </w:r>
      </w:ins>
      <w:r w:rsidR="00AF73CA" w:rsidRPr="00F53B11">
        <w:fldChar w:fldCharType="begin"/>
      </w:r>
      <w:r w:rsidR="002E1B74" w:rsidRPr="00F53B11">
        <w:instrText xml:space="preserve"> ADDIN EN.CITE &lt;EndNote&gt;&lt;Cite&gt;&lt;Author&gt;Kuhn&lt;/Author&gt;&lt;Year&gt;2020&lt;/Year&gt;&lt;RecNum&gt;1505&lt;/RecNum&gt;&lt;DisplayText&gt;(Kuhn &amp;amp; Wickham, 2020)&lt;/DisplayText&gt;&lt;record&gt;&lt;rec-number&gt;1505&lt;/rec-number&gt;&lt;foreign-keys&gt;&lt;key app="EN" db-id="e0wsva0pt9tdf2e2v02v59toar99ttxfrsap" timestamp="1746435344" guid="f3a885d6-b4ed-430f-a245-7d07f64d6c8b"&gt;1505&lt;/key&gt;&lt;/foreign-keys&gt;&lt;ref-type name="Computer Program"&gt;9&lt;/ref-type&gt;&lt;contributors&gt;&lt;authors&gt;&lt;author&gt;Kuhn, Max&lt;/author&gt;&lt;author&gt;Wickham, Hadley&lt;/author&gt;&lt;/authors&gt;&lt;/contributors&gt;&lt;titles&gt;&lt;title&gt;Tidymodels: a collection of packages for modeling and machine learning using tidyverse principles&lt;/title&gt;&lt;/titles&gt;&lt;dates&gt;&lt;year&gt;2020&lt;/year&gt;&lt;/dates&gt;&lt;publisher&gt;CRAN&lt;/publisher&gt;&lt;urls&gt;&lt;related-urls&gt;&lt;url&gt;https://www.tidymodels.org&lt;/url&gt;&lt;/related-urls&gt;&lt;/urls&gt;&lt;/record&gt;&lt;/Cite&gt;&lt;/EndNote&gt;</w:instrText>
      </w:r>
      <w:r w:rsidR="00AF73CA" w:rsidRPr="00F53B11">
        <w:fldChar w:fldCharType="separate"/>
      </w:r>
      <w:r w:rsidR="00AF73CA" w:rsidRPr="00F53B11">
        <w:rPr>
          <w:noProof/>
        </w:rPr>
        <w:t>(Kuhn &amp; Wickham, 2020)</w:t>
      </w:r>
      <w:r w:rsidR="00AF73CA" w:rsidRPr="00F53B11">
        <w:fldChar w:fldCharType="end"/>
      </w:r>
      <w:ins w:id="319" w:author="Annie Kraehe" w:date="2025-05-14T12:59:00Z">
        <w:r w:rsidR="00AF73CA" w:rsidRPr="00F53B11">
          <w:t>.</w:t>
        </w:r>
      </w:ins>
      <w:ins w:id="320" w:author="Annie Kraehe" w:date="2025-05-14T12:59:00Z" w16du:dateUtc="2025-05-14T03:29:00Z">
        <w:r w:rsidR="00AF73CA" w:rsidRPr="00F53B11">
          <w:t xml:space="preserve"> </w:t>
        </w:r>
      </w:ins>
      <w:r w:rsidRPr="00F53B11">
        <w:t>Random Forests (RFs) were included for their ability to handle complex interactions and reduce overfitting through bootstrap aggregation</w:t>
      </w:r>
      <w:r w:rsidR="00B509AE" w:rsidRPr="00F53B11">
        <w:t xml:space="preserve"> </w:t>
      </w:r>
      <w:r w:rsidR="00E76A89" w:rsidRPr="00F53B11">
        <w:fldChar w:fldCharType="begin"/>
      </w:r>
      <w:r w:rsidR="006F4004" w:rsidRPr="00F53B11">
        <w:instrText xml:space="preserve"> ADDIN EN.CITE &lt;EndNote&gt;&lt;Cite&gt;&lt;Author&gt;Breiman&lt;/Author&gt;&lt;Year&gt;2001&lt;/Year&gt;&lt;RecNum&gt;1299&lt;/RecNum&gt;&lt;DisplayText&gt;(Breiman, 2001)&lt;/DisplayText&gt;&lt;record&gt;&lt;rec-number&gt;1299&lt;/rec-number&gt;&lt;foreign-keys&gt;&lt;key app="EN" db-id="e0wsva0pt9tdf2e2v02v59toar99ttxfrsap" timestamp="1738907210" guid="0443ca93-0333-43e3-81cb-f050ae5d9f70"&gt;1299&lt;/key&gt;&lt;/foreign-keys&gt;&lt;ref-type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learning&lt;/full-title&gt;&lt;/periodical&gt;&lt;pages&gt;5-32&lt;/pages&gt;&lt;volume&gt;45&lt;/volume&gt;&lt;dates&gt;&lt;year&gt;2001&lt;/year&gt;&lt;/dates&gt;&lt;isbn&gt;0885-6125&lt;/isbn&gt;&lt;urls&gt;&lt;/urls&gt;&lt;/record&gt;&lt;/Cite&gt;&lt;/EndNote&gt;</w:instrText>
      </w:r>
      <w:r w:rsidR="00E76A89" w:rsidRPr="00F53B11">
        <w:fldChar w:fldCharType="separate"/>
      </w:r>
      <w:r w:rsidR="00E76A89" w:rsidRPr="00F53B11">
        <w:rPr>
          <w:noProof/>
        </w:rPr>
        <w:t>(Breiman, 2001)</w:t>
      </w:r>
      <w:r w:rsidR="00E76A89" w:rsidRPr="00F53B11">
        <w:fldChar w:fldCharType="end"/>
      </w:r>
      <w:r w:rsidR="00B509AE" w:rsidRPr="00F53B11">
        <w:t xml:space="preserve">, and Boosted Trees (Gradient Boosting Machines, GBMs) </w:t>
      </w:r>
      <w:r w:rsidRPr="00F53B11">
        <w:t xml:space="preserve">and Boosted Trees (Gradient Boosting Machines, GBMs) were used to iteratively refine weak learners and detect subtle ecological patterns </w:t>
      </w:r>
      <w:r w:rsidR="00E8701E" w:rsidRPr="00F53B11">
        <w:fldChar w:fldCharType="begin"/>
      </w:r>
      <w:r w:rsidR="00F3148A" w:rsidRPr="00F53B11">
        <w:instrText xml:space="preserve"> ADDIN EN.CITE &lt;EndNote&gt;&lt;Cite&gt;&lt;Author&gt;Friedman&lt;/Author&gt;&lt;Year&gt;2001&lt;/Year&gt;&lt;RecNum&gt;1297&lt;/RecNum&gt;&lt;DisplayText&gt;(Friedman, 2001)&lt;/DisplayText&gt;&lt;record&gt;&lt;rec-number&gt;1297&lt;/rec-number&gt;&lt;foreign-keys&gt;&lt;key app="EN" db-id="e0wsva0pt9tdf2e2v02v59toar99ttxfrsap" timestamp="1738906830" guid="600e49bc-621b-4c93-a1dd-0383318e8b7b"&gt;1297&lt;/key&gt;&lt;/foreign-keys&gt;&lt;ref-type name="Journal Article"&gt;17&lt;/ref-type&gt;&lt;contributors&gt;&lt;authors&gt;&lt;author&gt;Friedman, Jerome H&lt;/author&gt;&lt;/authors&gt;&lt;/contributors&gt;&lt;titles&gt;&lt;title&gt;Greedy function approximation: a gradient boosting machine&lt;/title&gt;&lt;secondary-title&gt;Annals of statistics&lt;/secondary-title&gt;&lt;/titles&gt;&lt;periodical&gt;&lt;full-title&gt;Annals of statistics&lt;/full-title&gt;&lt;/periodical&gt;&lt;pages&gt;1189-1232&lt;/pages&gt;&lt;dates&gt;&lt;year&gt;2001&lt;/year&gt;&lt;/dates&gt;&lt;isbn&gt;0090-5364&lt;/isbn&gt;&lt;urls&gt;&lt;/urls&gt;&lt;/record&gt;&lt;/Cite&gt;&lt;/EndNote&gt;</w:instrText>
      </w:r>
      <w:r w:rsidR="00E8701E" w:rsidRPr="00F53B11">
        <w:fldChar w:fldCharType="separate"/>
      </w:r>
      <w:r w:rsidR="00E8701E" w:rsidRPr="00F53B11">
        <w:rPr>
          <w:noProof/>
        </w:rPr>
        <w:t>(Friedman, 2001)</w:t>
      </w:r>
      <w:r w:rsidR="00E8701E" w:rsidRPr="00F53B11">
        <w:fldChar w:fldCharType="end"/>
      </w:r>
      <w:r w:rsidR="00E6374B" w:rsidRPr="00F53B11">
        <w:t>.</w:t>
      </w:r>
    </w:p>
    <w:p w14:paraId="731276BC" w14:textId="5A07676E" w:rsidR="00D44FBF" w:rsidRPr="00F53B11" w:rsidRDefault="00F215A7" w:rsidP="001E4115">
      <w:pPr>
        <w:spacing w:line="480" w:lineRule="auto"/>
        <w:rPr>
          <w:noProof/>
        </w:rPr>
      </w:pPr>
      <w:bookmarkStart w:id="321" w:name="_Hlk191310299"/>
      <w:r w:rsidRPr="00F53B11">
        <w:t xml:space="preserve">To address spatial autocorrelation and ensure spatial independence between training and test data, spatial block cross-validation was implemented using five spatially distinct folds (see </w:t>
      </w:r>
      <w:r w:rsidR="009C388B" w:rsidRPr="00F53B11">
        <w:fldChar w:fldCharType="begin"/>
      </w:r>
      <w:r w:rsidR="009C388B" w:rsidRPr="00F53B11">
        <w:instrText xml:space="preserve"> REF _Ref198056564 \h </w:instrText>
      </w:r>
      <w:r w:rsidR="00D855E1" w:rsidRPr="00F53B11">
        <w:instrText xml:space="preserve"> \* MERGEFORMAT </w:instrText>
      </w:r>
      <w:r w:rsidR="009C388B" w:rsidRPr="00F53B11">
        <w:fldChar w:fldCharType="separate"/>
      </w:r>
      <w:ins w:id="322" w:author="Annie Kraehe" w:date="2025-05-23T16:43:00Z" w16du:dateUtc="2025-05-23T07:13:00Z">
        <w:r w:rsidR="00870ACD" w:rsidRPr="00F53B11">
          <w:rPr>
            <w:rPrChange w:id="323" w:author="Annie Kraehe" w:date="2025-05-19T17:04:00Z" w16du:dateUtc="2025-05-19T07:34:00Z">
              <w:rPr>
                <w:color w:val="D86DCB" w:themeColor="accent5" w:themeTint="99"/>
              </w:rPr>
            </w:rPrChange>
          </w:rPr>
          <w:t>Figure</w:t>
        </w:r>
        <w:r w:rsidR="00870ACD" w:rsidRPr="00F53B11">
          <w:t xml:space="preserve"> </w:t>
        </w:r>
        <w:r w:rsidR="00870ACD">
          <w:rPr>
            <w:noProof/>
          </w:rPr>
          <w:t>1</w:t>
        </w:r>
      </w:ins>
      <w:del w:id="324" w:author="Annie Kraehe" w:date="2025-05-19T10:55:00Z" w16du:dateUtc="2025-05-19T01:25:00Z">
        <w:r w:rsidR="009C388B" w:rsidRPr="00F53B11" w:rsidDel="0087659B">
          <w:rPr>
            <w:rPrChange w:id="325" w:author="Annie Kraehe" w:date="2025-05-19T17:04:00Z" w16du:dateUtc="2025-05-19T07:34:00Z">
              <w:rPr>
                <w:color w:val="D86DCB" w:themeColor="accent5" w:themeTint="99"/>
              </w:rPr>
            </w:rPrChange>
          </w:rPr>
          <w:delText>Figure</w:delText>
        </w:r>
        <w:r w:rsidR="009C388B" w:rsidRPr="00F53B11" w:rsidDel="0087659B">
          <w:delText xml:space="preserve"> </w:delText>
        </w:r>
        <w:r w:rsidR="009C388B" w:rsidRPr="00F53B11" w:rsidDel="0087659B">
          <w:rPr>
            <w:noProof/>
          </w:rPr>
          <w:delText>3</w:delText>
        </w:r>
      </w:del>
      <w:r w:rsidR="009C388B" w:rsidRPr="00F53B11">
        <w:fldChar w:fldCharType="end"/>
      </w:r>
      <w:r w:rsidRPr="00F53B11">
        <w:t xml:space="preserve">). Hyperparameter tuning was performed within this spatial framework via grid search to optimise model complexity and stability </w:t>
      </w:r>
      <w:r w:rsidR="00D44FBF" w:rsidRPr="00F53B11">
        <w:fldChar w:fldCharType="begin"/>
      </w:r>
      <w:r w:rsidR="002B7538" w:rsidRPr="00F53B11">
        <w:instrText xml:space="preserve"> ADDIN EN.CITE &lt;EndNote&gt;&lt;Cite&gt;&lt;Author&gt;Leonardi&lt;/Author&gt;&lt;Year&gt;2023&lt;/Year&gt;&lt;RecNum&gt;1218&lt;/RecNum&gt;&lt;DisplayText&gt;(Leonardi, Colucci, et al., 2023; Manica, 2023)&lt;/DisplayText&gt;&lt;record&gt;&lt;rec-number&gt;1218&lt;/rec-number&gt;&lt;foreign-keys&gt;&lt;key app="EN" db-id="e0wsva0pt9tdf2e2v02v59toar99ttxfrsap" timestamp="1738292824" guid="aac05bb0-7b9f-47d9-ae97-1d70b00a780a"&gt;1218&lt;/key&gt;&lt;/foreign-keys&gt;&lt;ref-type name="Journal Article"&gt;17&lt;/ref-type&gt;&lt;contributors&gt;&lt;authors&gt;&lt;author&gt;Leonardi, Michela&lt;/author&gt;&lt;author&gt;Colucci, Margherita&lt;/author&gt;&lt;author&gt;Pozzi, Andrea Vittorio&lt;/author&gt;&lt;author&gt;Scerri, Eleanor ML&lt;/author&gt;&lt;author&gt;Manica, Andrea&lt;/author&gt;&lt;/authors&gt;&lt;/contributors&gt;&lt;titles&gt;&lt;title&gt;Tidysdm: Leveraging the flexibility of tidymodels for species distribution modelling in R&lt;/title&gt;&lt;secondary-title&gt;bioRxiv&lt;/secondary-title&gt;&lt;/titles&gt;&lt;periodical&gt;&lt;full-title&gt;bioRxiv&lt;/full-title&gt;&lt;/periodical&gt;&lt;pages&gt;2023.07. 24.550358&lt;/pages&gt;&lt;dates&gt;&lt;year&gt;2023&lt;/year&gt;&lt;/dates&gt;&lt;urls&gt;&lt;/urls&gt;&lt;/record&gt;&lt;/Cite&gt;&lt;Cite&gt;&lt;Author&gt;Manica&lt;/Author&gt;&lt;Year&gt;2023&lt;/Year&gt;&lt;RecNum&gt;1217&lt;/RecNum&gt;&lt;record&gt;&lt;rec-number&gt;1217&lt;/rec-number&gt;&lt;foreign-keys&gt;&lt;key app="EN" db-id="e0wsva0pt9tdf2e2v02v59toar99ttxfrsap" timestamp="1738292824" guid="91e0b864-37fe-4245-a75f-f8177f053ed8"&gt;1217&lt;/key&gt;&lt;/foreign-keys&gt;&lt;ref-type name="Web Page"&gt;12&lt;/ref-type&gt;&lt;contributors&gt;&lt;authors&gt;&lt;author&gt;Manica, A.&lt;/author&gt;&lt;/authors&gt;&lt;/contributors&gt;&lt;titles&gt;&lt;title&gt;tidysdm overview&lt;/title&gt;&lt;/titles&gt;&lt;dates&gt;&lt;year&gt;2023&lt;/year&gt;&lt;/dates&gt;&lt;urls&gt;&lt;related-urls&gt;&lt;url&gt;https://evolecolgroup.github.io/tidysdm/articles/a0_tidysdm_overview.html&lt;/url&gt;&lt;/related-urls&gt;&lt;/urls&gt;&lt;/record&gt;&lt;/Cite&gt;&lt;/EndNote&gt;</w:instrText>
      </w:r>
      <w:r w:rsidR="00D44FBF" w:rsidRPr="00F53B11">
        <w:fldChar w:fldCharType="separate"/>
      </w:r>
      <w:r w:rsidR="002B7538" w:rsidRPr="00F53B11">
        <w:rPr>
          <w:noProof/>
        </w:rPr>
        <w:t>(Leonardi, Colucci, et al., 2023; Manica, 2023)</w:t>
      </w:r>
      <w:r w:rsidR="00D44FBF" w:rsidRPr="00F53B11">
        <w:fldChar w:fldCharType="end"/>
      </w:r>
      <w:r w:rsidR="00D44FBF" w:rsidRPr="00F53B11">
        <w:t>.</w:t>
      </w:r>
      <w:r w:rsidR="00D44FBF" w:rsidRPr="00F53B11">
        <w:rPr>
          <w:noProof/>
        </w:rPr>
        <w:t xml:space="preserve"> </w:t>
      </w:r>
      <w:ins w:id="326" w:author="Annie Kraehe" w:date="2025-05-14T13:02:00Z">
        <w:r w:rsidR="00332ACD" w:rsidRPr="00F53B11">
          <w:rPr>
            <w:noProof/>
          </w:rPr>
          <w:t>Final predictions were combined into an ensemble using the USE package</w:t>
        </w:r>
      </w:ins>
      <w:ins w:id="327" w:author="Annie Kraehe" w:date="2025-05-14T13:02:00Z" w16du:dateUtc="2025-05-14T03:32:00Z">
        <w:r w:rsidR="00332ACD" w:rsidRPr="00F53B11">
          <w:rPr>
            <w:noProof/>
          </w:rPr>
          <w:t xml:space="preserve"> </w:t>
        </w:r>
      </w:ins>
      <w:r w:rsidR="00332ACD" w:rsidRPr="00F53B11">
        <w:rPr>
          <w:noProof/>
        </w:rPr>
        <w:fldChar w:fldCharType="begin"/>
      </w:r>
      <w:r w:rsidR="002E1B74" w:rsidRPr="00F53B11">
        <w:rPr>
          <w:noProof/>
        </w:rPr>
        <w:instrText xml:space="preserve"> ADDIN EN.CITE &lt;EndNote&gt;&lt;Cite&gt;&lt;Author&gt;Da Re&lt;/Author&gt;&lt;Year&gt;2023&lt;/Year&gt;&lt;RecNum&gt;1495&lt;/RecNum&gt;&lt;DisplayText&gt;(Da Re et al., 2023)&lt;/DisplayText&gt;&lt;record&gt;&lt;rec-number&gt;1495&lt;/rec-number&gt;&lt;foreign-keys&gt;&lt;key app="EN" db-id="e0wsva0pt9tdf2e2v02v59toar99ttxfrsap" timestamp="1746435344" guid="4064d5c1-1ebc-480f-b180-207aa9e9a420"&gt;1495&lt;/key&gt;&lt;/foreign-keys&gt;&lt;ref-type name="Computer Program"&gt;9&lt;/ref-type&gt;&lt;contributors&gt;&lt;authors&gt;&lt;author&gt;Da Re, Daniele&lt;/author&gt;&lt;author&gt;Tordoni, Enrico&lt;/author&gt;&lt;author&gt;Lenoir, Jonathan&lt;/author&gt;&lt;author&gt;Lembrechts, Jonas&lt;/author&gt;&lt;author&gt;Vanwambeke, Sophie&lt;/author&gt;&lt;author&gt;Rocchini, Duccio&lt;/author&gt;&lt;author&gt;Bazzichetto, Manuele&lt;/author&gt;&lt;/authors&gt;&lt;/contributors&gt;&lt;titles&gt;&lt;title&gt;USE it: uniformly sampling pseudo-absences within the environmental space for applications in habitat suitability models&lt;/title&gt;&lt;/titles&gt;&lt;dates&gt;&lt;year&gt;2023&lt;/year&gt;&lt;/dates&gt;&lt;publisher&gt;CRAN&lt;/publisher&gt;&lt;urls&gt;&lt;related-urls&gt;&lt;url&gt;https://doi.org/10.32942/X2XS32&lt;/url&gt;&lt;/related-urls&gt;&lt;/urls&gt;&lt;/record&gt;&lt;/Cite&gt;&lt;/EndNote&gt;</w:instrText>
      </w:r>
      <w:r w:rsidR="00332ACD" w:rsidRPr="00F53B11">
        <w:rPr>
          <w:noProof/>
        </w:rPr>
        <w:fldChar w:fldCharType="separate"/>
      </w:r>
      <w:r w:rsidR="00332ACD" w:rsidRPr="00F53B11">
        <w:rPr>
          <w:noProof/>
        </w:rPr>
        <w:t>(Da Re et al., 2023)</w:t>
      </w:r>
      <w:r w:rsidR="00332ACD" w:rsidRPr="00F53B11">
        <w:rPr>
          <w:noProof/>
        </w:rPr>
        <w:fldChar w:fldCharType="end"/>
      </w:r>
      <w:ins w:id="328" w:author="Annie Kraehe" w:date="2025-05-14T13:02:00Z">
        <w:r w:rsidR="00332ACD" w:rsidRPr="00F53B11">
          <w:rPr>
            <w:noProof/>
          </w:rPr>
          <w:t>.</w:t>
        </w:r>
      </w:ins>
    </w:p>
    <w:bookmarkEnd w:id="321"/>
    <w:p w14:paraId="737F6B96" w14:textId="06CE4E67" w:rsidR="00B509AE" w:rsidRPr="00F53B11" w:rsidRDefault="00F215A7" w:rsidP="001E4115">
      <w:pPr>
        <w:spacing w:line="480" w:lineRule="auto"/>
      </w:pPr>
      <w:r w:rsidRPr="00F53B11">
        <w:t xml:space="preserve">Model performance was evaluated using </w:t>
      </w:r>
      <w:proofErr w:type="spellStart"/>
      <w:r w:rsidRPr="00F53B11">
        <w:t>tidysdm’s</w:t>
      </w:r>
      <w:proofErr w:type="spellEnd"/>
      <w:r w:rsidRPr="00F53B11">
        <w:t xml:space="preserve"> default </w:t>
      </w:r>
      <w:proofErr w:type="spellStart"/>
      <w:r w:rsidRPr="00F53B11">
        <w:t>sdm_metric_set</w:t>
      </w:r>
      <w:proofErr w:type="spellEnd"/>
      <w:ins w:id="329" w:author="Vera Weisbecker" w:date="2025-05-05T15:35:00Z" w16du:dateUtc="2025-05-05T06:05:00Z">
        <w:r w:rsidR="00243E75" w:rsidRPr="00F53B11">
          <w:t xml:space="preserve"> function</w:t>
        </w:r>
      </w:ins>
      <w:del w:id="330" w:author="Vera Weisbecker" w:date="2025-05-05T15:35:00Z" w16du:dateUtc="2025-05-05T06:05:00Z">
        <w:r w:rsidRPr="00F53B11" w:rsidDel="00243E75">
          <w:delText>()</w:delText>
        </w:r>
      </w:del>
      <w:r w:rsidRPr="00F53B11">
        <w:t xml:space="preserve">, which calculates the Boyce Index (continuous), True Skill Statistic (TSS), and Area Under the Receiver Operating Characteristic Curve (ROC AUC). Although all metrics were computed, the Boyce Index was prioritised for model selection because it is threshold-independent and better suited </w:t>
      </w:r>
      <w:r w:rsidRPr="00F53B11">
        <w:lastRenderedPageBreak/>
        <w:t xml:space="preserve">to palaeoecological applications </w:t>
      </w:r>
      <w:r w:rsidR="00415B53" w:rsidRPr="00F53B11">
        <w:fldChar w:fldCharType="begin"/>
      </w:r>
      <w:r w:rsidR="00415B53" w:rsidRPr="00F53B11">
        <w:instrText xml:space="preserve"> ADDIN EN.CITE &lt;EndNote&gt;&lt;Cite&gt;&lt;Author&gt;Hirzel&lt;/Author&gt;&lt;Year&gt;2006&lt;/Year&gt;&lt;RecNum&gt;1290&lt;/RecNum&gt;&lt;DisplayText&gt;(Hirzel et al., 2006)&lt;/DisplayText&gt;&lt;record&gt;&lt;rec-number&gt;1290&lt;/rec-number&gt;&lt;foreign-keys&gt;&lt;key app="EN" db-id="e0wsva0pt9tdf2e2v02v59toar99ttxfrsap" timestamp="1738567638" guid="964612b6-286a-4922-8a6e-8fb0e8d42cdf"&gt;1290&lt;/key&gt;&lt;/foreign-keys&gt;&lt;ref-type name="Journal Article"&gt;17&lt;/ref-type&gt;&lt;contributors&gt;&lt;authors&gt;&lt;author&gt;Hirzel, Alexandre H&lt;/author&gt;&lt;author&gt;Le Lay, Gwenaëlle&lt;/author&gt;&lt;author&gt;Helfer, Véronique&lt;/author&gt;&lt;author&gt;Randin, Christophe&lt;/author&gt;&lt;author&gt;Guisan, Antoine&lt;/author&gt;&lt;/authors&gt;&lt;/contributors&gt;&lt;titles&gt;&lt;title&gt;Evaluating the ability of habitat suitability models to predict species presences&lt;/title&gt;&lt;secondary-title&gt;Ecological modelling&lt;/secondary-title&gt;&lt;/titles&gt;&lt;periodical&gt;&lt;full-title&gt;Ecological modelling&lt;/full-title&gt;&lt;/periodical&gt;&lt;pages&gt;142-152&lt;/pages&gt;&lt;volume&gt;199&lt;/volume&gt;&lt;number&gt;2&lt;/number&gt;&lt;dates&gt;&lt;year&gt;2006&lt;/year&gt;&lt;/dates&gt;&lt;isbn&gt;0304-3800&lt;/isbn&gt;&lt;urls&gt;&lt;/urls&gt;&lt;/record&gt;&lt;/Cite&gt;&lt;/EndNote&gt;</w:instrText>
      </w:r>
      <w:r w:rsidR="00415B53" w:rsidRPr="00F53B11">
        <w:fldChar w:fldCharType="separate"/>
      </w:r>
      <w:r w:rsidR="00415B53" w:rsidRPr="00F53B11">
        <w:rPr>
          <w:noProof/>
        </w:rPr>
        <w:t xml:space="preserve">(Hirzel </w:t>
      </w:r>
      <w:r w:rsidR="00E80FE8" w:rsidRPr="00F53B11">
        <w:rPr>
          <w:i/>
          <w:noProof/>
        </w:rPr>
        <w:t>et al.</w:t>
      </w:r>
      <w:r w:rsidR="00415B53" w:rsidRPr="00F53B11">
        <w:rPr>
          <w:noProof/>
        </w:rPr>
        <w:t>, 2006)</w:t>
      </w:r>
      <w:r w:rsidR="00415B53" w:rsidRPr="00F53B11">
        <w:fldChar w:fldCharType="end"/>
      </w:r>
      <w:r w:rsidR="00B509AE" w:rsidRPr="00F53B11">
        <w:t xml:space="preserve">. </w:t>
      </w:r>
      <w:ins w:id="331" w:author="Annie Kraehe" w:date="2025-05-19T13:18:00Z">
        <w:r w:rsidR="002E1B74" w:rsidRPr="00F53B11">
          <w:t xml:space="preserve">AUC ranges from 0 to 1, while the Boyce Index and TSS both range from −1 to +1 (although negative values are uncommon and indicate worse-than-random predictions). For all three metrics, a value of 1 indicates perfect performance, while 0 indicates no relationship. In general, values above 0.7 (AUC), 0.4 (TSS), and 0.5 (Boyce Index) are typically considered acceptable for ecological models </w:t>
        </w:r>
      </w:ins>
      <w:r w:rsidR="009E3299" w:rsidRPr="00F53B11">
        <w:fldChar w:fldCharType="begin">
          <w:fldData xml:space="preserve">PEVuZE5vdGU+PENpdGU+PEF1dGhvcj5BbGxvdWNoZTwvQXV0aG9yPjxZZWFyPjIwMDY8L1llYXI+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==
</w:fldData>
        </w:fldChar>
      </w:r>
      <w:r w:rsidR="009E3299" w:rsidRPr="00F53B11">
        <w:instrText xml:space="preserve"> ADDIN EN.CITE </w:instrText>
      </w:r>
      <w:r w:rsidR="009E3299" w:rsidRPr="00F53B11">
        <w:fldChar w:fldCharType="begin">
          <w:fldData xml:space="preserve">PEVuZE5vdGU+PENpdGU+PEF1dGhvcj5BbGxvdWNoZTwvQXV0aG9yPjxZZWFyPjIwMDY8L1llYXI+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==
</w:fldData>
        </w:fldChar>
      </w:r>
      <w:r w:rsidR="009E3299" w:rsidRPr="00F53B11">
        <w:instrText xml:space="preserve"> ADDIN EN.CITE.DATA </w:instrText>
      </w:r>
      <w:r w:rsidR="009E3299" w:rsidRPr="00F53B11">
        <w:fldChar w:fldCharType="end"/>
      </w:r>
      <w:r w:rsidR="009E3299" w:rsidRPr="00F53B11">
        <w:fldChar w:fldCharType="separate"/>
      </w:r>
      <w:r w:rsidR="009E3299" w:rsidRPr="00F53B11">
        <w:rPr>
          <w:noProof/>
        </w:rPr>
        <w:t>(Allouche et al., 2006; Hirzel et al., 2006; Swets, 1988)</w:t>
      </w:r>
      <w:r w:rsidR="009E3299" w:rsidRPr="00F53B11">
        <w:fldChar w:fldCharType="end"/>
      </w:r>
      <w:ins w:id="332" w:author="Annie Kraehe" w:date="2025-05-19T13:23:00Z" w16du:dateUtc="2025-05-19T03:53:00Z">
        <w:r w:rsidR="002E1B74" w:rsidRPr="00F53B11">
          <w:t xml:space="preserve">. </w:t>
        </w:r>
      </w:ins>
      <w:r w:rsidR="004D0BB5" w:rsidRPr="00F53B11">
        <w:t xml:space="preserve">All candidate models were ranked according to their </w:t>
      </w:r>
      <w:commentRangeStart w:id="333"/>
      <w:r w:rsidR="004D0BB5" w:rsidRPr="00F53B11">
        <w:t>performance</w:t>
      </w:r>
      <w:commentRangeEnd w:id="333"/>
      <w:r w:rsidR="00243E75" w:rsidRPr="00F53B11">
        <w:rPr>
          <w:rStyle w:val="CommentReference"/>
        </w:rPr>
        <w:commentReference w:id="333"/>
      </w:r>
      <w:r w:rsidR="004D0BB5" w:rsidRPr="00F53B11">
        <w:t xml:space="preserve"> across the three metrics, and ensemble predictions were generated by weighting each model’s contribution according to these rankings. This ensemble approach reduces overfitting and improves generalisability </w:t>
      </w:r>
      <w:r w:rsidR="00EC3650" w:rsidRPr="00F53B11">
        <w:fldChar w:fldCharType="begin"/>
      </w:r>
      <w:r w:rsidR="00EC3650" w:rsidRPr="00F53B11">
        <w:instrText xml:space="preserve"> ADDIN EN.CITE &lt;EndNote&gt;&lt;Cite&gt;&lt;Author&gt;Araújo&lt;/Author&gt;&lt;Year&gt;2007&lt;/Year&gt;&lt;RecNum&gt;1294&lt;/RecNum&gt;&lt;DisplayText&gt;(Araújo &amp;amp; New, 2007; Marmion et al., 2009)&lt;/DisplayText&gt;&lt;record&gt;&lt;rec-number&gt;1294&lt;/rec-number&gt;&lt;foreign-keys&gt;&lt;key app="EN" db-id="e0wsva0pt9tdf2e2v02v59toar99ttxfrsap" timestamp="1738568058" guid="e0e3c938-c0a6-470f-8ac8-28bd028a4c4b"&gt;1294&lt;/key&gt;&lt;/foreign-keys&gt;&lt;ref-type name="Journal Article"&gt;17&lt;/ref-type&gt;&lt;contributors&gt;&lt;authors&gt;&lt;author&gt;Araújo, Miguel B&lt;/author&gt;&lt;author&gt;New, Mark&lt;/author&gt;&lt;/authors&gt;&lt;/contributors&gt;&lt;titles&gt;&lt;title&gt;Ensemble forecasting of species distributions&lt;/title&gt;&lt;secondary-title&gt;Trends in ecology &amp;amp; evolution&lt;/secondary-title&gt;&lt;/titles&gt;&lt;periodical&gt;&lt;full-title&gt;Trends in Ecology &amp;amp; Evolution&lt;/full-title&gt;&lt;/periodical&gt;&lt;pages&gt;42-47&lt;/pages&gt;&lt;volume&gt;22&lt;/volume&gt;&lt;number&gt;1&lt;/number&gt;&lt;dates&gt;&lt;year&gt;2007&lt;/year&gt;&lt;/dates&gt;&lt;isbn&gt;0169-5347&lt;/isbn&gt;&lt;urls&gt;&lt;/urls&gt;&lt;/record&gt;&lt;/Cite&gt;&lt;Cite&gt;&lt;Author&gt;Marmion&lt;/Author&gt;&lt;Year&gt;2009&lt;/Year&gt;&lt;RecNum&gt;1293&lt;/RecNum&gt;&lt;record&gt;&lt;rec-number&gt;1293&lt;/rec-number&gt;&lt;foreign-keys&gt;&lt;key app="EN" db-id="e0wsva0pt9tdf2e2v02v59toar99ttxfrsap" timestamp="1738568054" guid="ad0913d8-4f20-4f60-aa85-8a4086b8fc8d"&gt;1293&lt;/key&gt;&lt;/foreign-keys&gt;&lt;ref-type name="Journal Article"&gt;17&lt;/ref-type&gt;&lt;contributors&gt;&lt;authors&gt;&lt;author&gt;Marmion, Mathieu&lt;/author&gt;&lt;author&gt;Parviainen, Miia&lt;/author&gt;&lt;author&gt;Luoto, Miska&lt;/author&gt;&lt;author&gt;Heikkinen, Risto K&lt;/author&gt;&lt;author&gt;Thuiller, Wilfried&lt;/author&gt;&lt;/authors&gt;&lt;/contributors&gt;&lt;titles&gt;&lt;title&gt;Evaluation of consensus methods in predictive species distribution modelling&lt;/title&gt;&lt;secondary-title&gt;Diversity and distributions&lt;/secondary-title&gt;&lt;/titles&gt;&lt;periodical&gt;&lt;full-title&gt;Diversity and distributions&lt;/full-title&gt;&lt;/periodical&gt;&lt;pages&gt;59-69&lt;/pages&gt;&lt;volume&gt;15&lt;/volume&gt;&lt;number&gt;1&lt;/number&gt;&lt;dates&gt;&lt;year&gt;2009&lt;/year&gt;&lt;/dates&gt;&lt;isbn&gt;1366-9516&lt;/isbn&gt;&lt;urls&gt;&lt;/urls&gt;&lt;/record&gt;&lt;/Cite&gt;&lt;/EndNote&gt;</w:instrText>
      </w:r>
      <w:r w:rsidR="00EC3650" w:rsidRPr="00F53B11">
        <w:fldChar w:fldCharType="separate"/>
      </w:r>
      <w:r w:rsidR="00EC3650" w:rsidRPr="00F53B11">
        <w:rPr>
          <w:noProof/>
        </w:rPr>
        <w:t xml:space="preserve">(Araújo &amp; New, 2007; Marmion </w:t>
      </w:r>
      <w:r w:rsidR="00E80FE8" w:rsidRPr="00F53B11">
        <w:rPr>
          <w:i/>
          <w:noProof/>
        </w:rPr>
        <w:t>et al.</w:t>
      </w:r>
      <w:r w:rsidR="00EC3650" w:rsidRPr="00F53B11">
        <w:rPr>
          <w:noProof/>
        </w:rPr>
        <w:t>, 2009)</w:t>
      </w:r>
      <w:r w:rsidR="00EC3650" w:rsidRPr="00F53B11">
        <w:fldChar w:fldCharType="end"/>
      </w:r>
      <w:r w:rsidR="00EC3650" w:rsidRPr="00F53B11">
        <w:t>.</w:t>
      </w:r>
    </w:p>
    <w:p w14:paraId="389A36D4" w14:textId="1DA257CD" w:rsidR="005F443C" w:rsidRPr="00F53B11" w:rsidDel="00243E75" w:rsidRDefault="005F443C" w:rsidP="001E4115">
      <w:pPr>
        <w:spacing w:line="480" w:lineRule="auto"/>
        <w:rPr>
          <w:del w:id="334" w:author="Vera Weisbecker" w:date="2025-05-05T15:36:00Z" w16du:dateUtc="2025-05-05T06:06:00Z"/>
        </w:rPr>
      </w:pPr>
      <w:commentRangeStart w:id="335"/>
      <w:commentRangeStart w:id="336"/>
    </w:p>
    <w:p w14:paraId="629CA110" w14:textId="346AB093" w:rsidR="00F215A7" w:rsidRPr="00F53B11" w:rsidDel="00243E75" w:rsidRDefault="00F215A7" w:rsidP="001E4115">
      <w:pPr>
        <w:spacing w:line="480" w:lineRule="auto"/>
        <w:rPr>
          <w:del w:id="337" w:author="Vera Weisbecker" w:date="2025-05-05T15:36:00Z" w16du:dateUtc="2025-05-05T06:06:00Z"/>
        </w:rPr>
      </w:pPr>
    </w:p>
    <w:p w14:paraId="7E81E863" w14:textId="02EE1570" w:rsidR="006D6B43" w:rsidRPr="00F53B11" w:rsidDel="00A54030" w:rsidRDefault="006D6B43" w:rsidP="001E4115">
      <w:pPr>
        <w:pStyle w:val="Heading3"/>
        <w:spacing w:line="480" w:lineRule="auto"/>
        <w:rPr>
          <w:del w:id="338" w:author="Annie Kraehe" w:date="2025-05-19T14:21:00Z" w16du:dateUtc="2025-05-19T04:51:00Z"/>
        </w:rPr>
      </w:pPr>
      <w:del w:id="339" w:author="Annie Kraehe" w:date="2025-05-19T14:21:00Z" w16du:dateUtc="2025-05-19T04:51:00Z">
        <w:r w:rsidRPr="00F53B11" w:rsidDel="00A54030">
          <w:delText>Predictive Modelling</w:delText>
        </w:r>
        <w:commentRangeEnd w:id="335"/>
        <w:r w:rsidR="00243E75" w:rsidRPr="00F53B11" w:rsidDel="00A54030">
          <w:rPr>
            <w:rStyle w:val="CommentReference"/>
            <w:b w:val="0"/>
            <w:bCs w:val="0"/>
          </w:rPr>
          <w:commentReference w:id="335"/>
        </w:r>
        <w:commentRangeEnd w:id="336"/>
        <w:r w:rsidR="00CC17A0" w:rsidRPr="00F53B11" w:rsidDel="00A54030">
          <w:rPr>
            <w:rStyle w:val="CommentReference"/>
            <w:b w:val="0"/>
            <w:bCs w:val="0"/>
          </w:rPr>
          <w:commentReference w:id="336"/>
        </w:r>
      </w:del>
    </w:p>
    <w:p w14:paraId="7FDB33BD" w14:textId="0E484301" w:rsidR="00F215A7" w:rsidRPr="00F53B11" w:rsidRDefault="00F215A7" w:rsidP="001E4115">
      <w:pPr>
        <w:spacing w:line="480" w:lineRule="auto"/>
      </w:pPr>
      <w:r w:rsidRPr="00F53B11">
        <w:t>The final ensemble model was applied to climate reconstructions from Krapp et al. (2021) to generate spatial predictions of habitat suitability across time. The pastclim</w:t>
      </w:r>
      <w:ins w:id="340" w:author="Annie Kraehe" w:date="2025-05-14T11:50:00Z" w16du:dateUtc="2025-05-14T02:20:00Z">
        <w:r w:rsidR="004508A4" w:rsidRPr="00F53B11">
          <w:t xml:space="preserve"> </w:t>
        </w:r>
      </w:ins>
      <w:r w:rsidR="004508A4" w:rsidRPr="00F53B11">
        <w:fldChar w:fldCharType="begin"/>
      </w:r>
      <w:r w:rsidR="004508A4" w:rsidRPr="00F53B11">
        <w:instrText xml:space="preserve"> ADDIN EN.CITE &lt;EndNote&gt;&lt;Cite&gt;&lt;Author&gt;Leonardi&lt;/Author&gt;&lt;Year&gt;2023&lt;/Year&gt;&lt;RecNum&gt;49&lt;/RecNum&gt;&lt;DisplayText&gt;(Leonardi, Hallett, et al., 2023)&lt;/DisplayText&gt;&lt;record&gt;&lt;rec-number&gt;49&lt;/rec-number&gt;&lt;foreign-keys&gt;&lt;key app="EN" db-id="re2war52eza5rdewpp2v0stjxwv5v9f02wt5" timestamp="1747116146"&gt;49&lt;/key&gt;&lt;/foreign-keys&gt;&lt;ref-type name="Journal Article"&gt;17&lt;/ref-type&gt;&lt;contributors&gt;&lt;authors&gt;&lt;author&gt;Leonardi, Michela&lt;/author&gt;&lt;author&gt;Hallett, Emily Y.&lt;/author&gt;&lt;author&gt;Beyer, Robert&lt;/author&gt;&lt;author&gt;Krapp, Mario&lt;/author&gt;&lt;author&gt;Manica, Andrea&lt;/author&gt;&lt;/authors&gt;&lt;/contributors&gt;&lt;titles&gt;&lt;title&gt;pastclim 1.2: an R package to easily access and use paleoclimatic reconstructions&lt;/title&gt;&lt;secondary-title&gt;Ecography&lt;/secondary-title&gt;&lt;/titles&gt;&lt;periodical&gt;&lt;full-title&gt;Ecography&lt;/full-title&gt;&lt;/periodical&gt;&lt;pages&gt;e06481&lt;/pages&gt;&lt;volume&gt;2023&lt;/volume&gt;&lt;number&gt;3&lt;/number&gt;&lt;dates&gt;&lt;year&gt;2023&lt;/year&gt;&lt;/dates&gt;&lt;isbn&gt;0906-7590&lt;/isbn&gt;&lt;urls&gt;&lt;related-urls&gt;&lt;url&gt;https://nsojournals.onlinelibrary.wiley.com/doi/abs/10.1111/ecog.06481&lt;/url&gt;&lt;/related-urls&gt;&lt;/urls&gt;&lt;electronic-resource-num&gt;https://doi.org/10.1111/ecog.06481&lt;/electronic-resource-num&gt;&lt;/record&gt;&lt;/Cite&gt;&lt;/EndNote&gt;</w:instrText>
      </w:r>
      <w:r w:rsidR="004508A4" w:rsidRPr="00F53B11">
        <w:fldChar w:fldCharType="separate"/>
      </w:r>
      <w:r w:rsidR="004508A4" w:rsidRPr="00F53B11">
        <w:rPr>
          <w:noProof/>
        </w:rPr>
        <w:t>(Leonardi, Hallett, et al., 2023)</w:t>
      </w:r>
      <w:r w:rsidR="004508A4" w:rsidRPr="00F53B11">
        <w:fldChar w:fldCharType="end"/>
      </w:r>
      <w:r w:rsidRPr="00F53B11">
        <w:t xml:space="preserve"> and terra </w:t>
      </w:r>
      <w:r w:rsidR="004508A4" w:rsidRPr="00F53B11">
        <w:fldChar w:fldCharType="begin"/>
      </w:r>
      <w:r w:rsidR="006A1797" w:rsidRPr="00F53B11">
        <w:instrText xml:space="preserve"> ADDIN EN.CITE &lt;EndNote&gt;&lt;Cite&gt;&lt;Author&gt;Hijmans&lt;/Author&gt;&lt;Year&gt;2024&lt;/Year&gt;&lt;RecNum&gt;36&lt;/RecNum&gt;&lt;DisplayText&gt;(Hijmans, 2024b)&lt;/DisplayText&gt;&lt;record&gt;&lt;rec-number&gt;36&lt;/rec-number&gt;&lt;foreign-keys&gt;&lt;key app="EN" db-id="re2war52eza5rdewpp2v0stjxwv5v9f02wt5" timestamp="1747114064"&gt;36&lt;/key&gt;&lt;/foreign-keys&gt;&lt;ref-type name="Computer Program"&gt;9&lt;/ref-type&gt;&lt;contributors&gt;&lt;authors&gt;&lt;author&gt;Hijmans, Robert J.&lt;/author&gt;&lt;/authors&gt;&lt;/contributors&gt;&lt;titles&gt;&lt;title&gt;terra: Spatial Data Analysis&lt;/title&gt;&lt;/titles&gt;&lt;volume&gt;R package version 1.7-83&lt;/volume&gt;&lt;dates&gt;&lt;year&gt;2024&lt;/year&gt;&lt;/dates&gt;&lt;publisher&gt;CRAN&lt;/publisher&gt;&lt;urls&gt;&lt;related-urls&gt;&lt;url&gt;https://CRAN.R-project.org/package=terra&lt;/url&gt;&lt;/related-urls&gt;&lt;/urls&gt;&lt;/record&gt;&lt;/Cite&gt;&lt;/EndNote&gt;</w:instrText>
      </w:r>
      <w:r w:rsidR="004508A4" w:rsidRPr="00F53B11">
        <w:fldChar w:fldCharType="separate"/>
      </w:r>
      <w:r w:rsidR="006A1797" w:rsidRPr="00F53B11">
        <w:rPr>
          <w:noProof/>
        </w:rPr>
        <w:t>(Hijmans, 2024b)</w:t>
      </w:r>
      <w:r w:rsidR="004508A4" w:rsidRPr="00F53B11">
        <w:fldChar w:fldCharType="end"/>
      </w:r>
      <w:del w:id="341" w:author="Annie Kraehe" w:date="2025-05-14T11:46:00Z" w16du:dateUtc="2025-05-14T02:16:00Z">
        <w:r w:rsidRPr="00F53B11" w:rsidDel="004508A4">
          <w:delText>package</w:delText>
        </w:r>
      </w:del>
      <w:ins w:id="342" w:author="Annie Kraehe" w:date="2025-05-14T11:46:00Z" w16du:dateUtc="2025-05-14T02:16:00Z">
        <w:r w:rsidR="004508A4" w:rsidRPr="00F53B11">
          <w:rPr>
            <w:rPrChange w:id="343" w:author="Annie Kraehe" w:date="2025-05-19T17:04:00Z" w16du:dateUtc="2025-05-19T07:34:00Z">
              <w:rPr>
                <w:color w:val="DE4A9F"/>
              </w:rPr>
            </w:rPrChange>
          </w:rPr>
          <w:t>package</w:t>
        </w:r>
      </w:ins>
      <w:r w:rsidRPr="00F53B11">
        <w:t xml:space="preserve">s were used to extract climatic variables at 1,000-year time steps, covering the full period of interest (including the Last Glacial Maximum). These predictions were visualised as continuous raster layers using </w:t>
      </w:r>
      <w:ins w:id="344" w:author="Annie Kraehe" w:date="2025-05-14T11:49:00Z" w16du:dateUtc="2025-05-14T02:19:00Z">
        <w:r w:rsidR="004508A4" w:rsidRPr="00F53B11">
          <w:t xml:space="preserve">the </w:t>
        </w:r>
      </w:ins>
      <w:r w:rsidRPr="00F53B11">
        <w:t>ggplot2</w:t>
      </w:r>
      <w:ins w:id="345" w:author="Annie Kraehe" w:date="2025-05-14T11:49:00Z" w16du:dateUtc="2025-05-14T02:19:00Z">
        <w:r w:rsidR="004508A4" w:rsidRPr="00F53B11">
          <w:t xml:space="preserve"> </w:t>
        </w:r>
      </w:ins>
      <w:r w:rsidR="004508A4" w:rsidRPr="00F53B11">
        <w:fldChar w:fldCharType="begin"/>
      </w:r>
      <w:r w:rsidR="002E1B74" w:rsidRPr="00F53B11">
        <w:instrText xml:space="preserve"> ADDIN EN.CITE &lt;EndNote&gt;&lt;Cite&gt;&lt;Author&gt;Wickham&lt;/Author&gt;&lt;Year&gt;2016&lt;/Year&gt;&lt;RecNum&gt;1520&lt;/RecNum&gt;&lt;DisplayText&gt;(Wickham, 2016)&lt;/DisplayText&gt;&lt;record&gt;&lt;rec-number&gt;1520&lt;/rec-number&gt;&lt;foreign-keys&gt;&lt;key app="EN" db-id="e0wsva0pt9tdf2e2v02v59toar99ttxfrsap" timestamp="1746435344" guid="77e226b8-169c-49d5-8788-7928d6054d83"&gt;1520&lt;/key&gt;&lt;/foreign-keys&gt;&lt;ref-type name="Computer Program"&gt;9&lt;/ref-type&gt;&lt;contributors&gt;&lt;authors&gt;&lt;author&gt;Wickham, Hadley&lt;/author&gt;&lt;/authors&gt;&lt;/contributors&gt;&lt;titles&gt;&lt;title&gt;ggplot2: Elegant Graphics for Data Analysis&lt;/title&gt;&lt;/titles&gt;&lt;dates&gt;&lt;year&gt;2016&lt;/year&gt;&lt;/dates&gt;&lt;publisher&gt;Springer-Verlag New York&lt;/publisher&gt;&lt;urls&gt;&lt;related-urls&gt;&lt;url&gt;https://ggplot2.tidyverse.org&lt;/url&gt;&lt;/related-urls&gt;&lt;/urls&gt;&lt;/record&gt;&lt;/Cite&gt;&lt;/EndNote&gt;</w:instrText>
      </w:r>
      <w:r w:rsidR="004508A4" w:rsidRPr="00F53B11">
        <w:fldChar w:fldCharType="separate"/>
      </w:r>
      <w:r w:rsidR="004508A4" w:rsidRPr="00F53B11">
        <w:rPr>
          <w:noProof/>
        </w:rPr>
        <w:t>(Wickham, 2016)</w:t>
      </w:r>
      <w:r w:rsidR="004508A4" w:rsidRPr="00F53B11">
        <w:fldChar w:fldCharType="end"/>
      </w:r>
      <w:r w:rsidRPr="00F53B11">
        <w:t xml:space="preserve"> and tidyterra</w:t>
      </w:r>
      <w:ins w:id="346" w:author="Annie Kraehe" w:date="2025-05-14T11:48:00Z" w16du:dateUtc="2025-05-14T02:18:00Z">
        <w:r w:rsidR="004508A4" w:rsidRPr="00F53B11">
          <w:t xml:space="preserve"> </w:t>
        </w:r>
      </w:ins>
      <w:r w:rsidR="004508A4" w:rsidRPr="00F53B11">
        <w:fldChar w:fldCharType="begin"/>
      </w:r>
      <w:r w:rsidR="002E1B74" w:rsidRPr="00F53B11">
        <w:instrText xml:space="preserve"> ADDIN EN.CITE &lt;EndNote&gt;&lt;Cite&gt;&lt;Author&gt;Hernangómez&lt;/Author&gt;&lt;Year&gt;2023&lt;/Year&gt;&lt;RecNum&gt;1498&lt;/RecNum&gt;&lt;DisplayText&gt;(Hernangómez, 2023)&lt;/DisplayText&gt;&lt;record&gt;&lt;rec-number&gt;1498&lt;/rec-number&gt;&lt;foreign-keys&gt;&lt;key app="EN" db-id="e0wsva0pt9tdf2e2v02v59toar99ttxfrsap" timestamp="1746435344" guid="0aebfb42-13a7-4252-84eb-4126dbd23b25"&gt;1498&lt;/key&gt;&lt;/foreign-keys&gt;&lt;ref-type name="Computer Program"&gt;9&lt;/ref-type&gt;&lt;contributors&gt;&lt;authors&gt;&lt;author&gt;Hernangómez, Diego&lt;/author&gt;&lt;/authors&gt;&lt;/contributors&gt;&lt;titles&gt;&lt;title&gt;Using the {tidyverse} with {terra} objects: the {tidyterra} package&lt;/title&gt;&lt;/titles&gt;&lt;dates&gt;&lt;year&gt;2023&lt;/year&gt;&lt;/dates&gt;&lt;publisher&gt;The Open Journal&lt;/publisher&gt;&lt;urls&gt;&lt;related-urls&gt;&lt;url&gt;https://doi.org/10.21105/joss.05751&lt;/url&gt;&lt;/related-urls&gt;&lt;/urls&gt;&lt;/record&gt;&lt;/Cite&gt;&lt;/EndNote&gt;</w:instrText>
      </w:r>
      <w:r w:rsidR="004508A4" w:rsidRPr="00F53B11">
        <w:fldChar w:fldCharType="separate"/>
      </w:r>
      <w:r w:rsidR="004508A4" w:rsidRPr="00F53B11">
        <w:rPr>
          <w:noProof/>
        </w:rPr>
        <w:t>(Hernangómez, 2023)</w:t>
      </w:r>
      <w:r w:rsidR="004508A4" w:rsidRPr="00F53B11">
        <w:fldChar w:fldCharType="end"/>
      </w:r>
      <w:ins w:id="347" w:author="Annie Kraehe" w:date="2025-05-14T11:49:00Z" w16du:dateUtc="2025-05-14T02:19:00Z">
        <w:r w:rsidR="004508A4" w:rsidRPr="00F53B11">
          <w:t xml:space="preserve"> packages</w:t>
        </w:r>
      </w:ins>
      <w:r w:rsidRPr="00F53B11">
        <w:t xml:space="preserve">, producing time-series maps of predicted </w:t>
      </w:r>
      <w:r w:rsidRPr="00F53B11">
        <w:rPr>
          <w:i/>
          <w:iCs/>
          <w:rPrChange w:id="348" w:author="Annie Kraehe" w:date="2025-05-19T17:04:00Z" w16du:dateUtc="2025-05-19T07:34:00Z">
            <w:rPr/>
          </w:rPrChange>
        </w:rPr>
        <w:t>Leporillus</w:t>
      </w:r>
      <w:r w:rsidRPr="00F53B11">
        <w:t xml:space="preserve"> apicalis habitat suitability.</w:t>
      </w:r>
    </w:p>
    <w:p w14:paraId="78E9F46B" w14:textId="476B6F97" w:rsidR="006D6B43" w:rsidRPr="00F53B11" w:rsidRDefault="006D6B43" w:rsidP="001E4115">
      <w:pPr>
        <w:pStyle w:val="Heading2"/>
        <w:spacing w:line="480" w:lineRule="auto"/>
      </w:pPr>
      <w:bookmarkStart w:id="349" w:name="_Toc198911008"/>
      <w:r w:rsidRPr="00F53B11">
        <w:t>Validation</w:t>
      </w:r>
      <w:bookmarkEnd w:id="349"/>
      <w:del w:id="350" w:author="Annie Kraehe" w:date="2025-05-23T16:41:00Z" w16du:dateUtc="2025-05-23T07:11:00Z">
        <w:r w:rsidRPr="00F53B11" w:rsidDel="00870ACD">
          <w:delText xml:space="preserve"> and Interpretation</w:delText>
        </w:r>
      </w:del>
    </w:p>
    <w:p w14:paraId="425299BE" w14:textId="3BB9B667" w:rsidR="006D6B43" w:rsidRPr="00F53B11" w:rsidDel="00A54030" w:rsidRDefault="00BA5CE9" w:rsidP="001E4115">
      <w:pPr>
        <w:pStyle w:val="Heading3"/>
        <w:spacing w:line="480" w:lineRule="auto"/>
        <w:rPr>
          <w:del w:id="351" w:author="Annie Kraehe" w:date="2025-05-19T14:21:00Z" w16du:dateUtc="2025-05-19T04:51:00Z"/>
        </w:rPr>
      </w:pPr>
      <w:del w:id="352" w:author="Annie Kraehe" w:date="2025-05-19T14:21:00Z" w16du:dateUtc="2025-05-19T04:51:00Z">
        <w:r w:rsidRPr="00F53B11" w:rsidDel="00A54030">
          <w:delText>External</w:delText>
        </w:r>
        <w:r w:rsidR="006D6B43" w:rsidRPr="00F53B11" w:rsidDel="00A54030">
          <w:delText xml:space="preserve"> Validation</w:delText>
        </w:r>
      </w:del>
    </w:p>
    <w:p w14:paraId="42C33997" w14:textId="53E7985B" w:rsidR="005027AA" w:rsidRPr="00F53B11" w:rsidRDefault="005027AA" w:rsidP="001E4115">
      <w:pPr>
        <w:spacing w:line="480" w:lineRule="auto"/>
        <w:rPr>
          <w:ins w:id="353" w:author="Annie Kraehe" w:date="2025-05-14T11:26:00Z" w16du:dateUtc="2025-05-14T01:56:00Z"/>
        </w:rPr>
      </w:pPr>
      <w:ins w:id="354" w:author="Annie Kraehe" w:date="2025-05-14T11:22:00Z">
        <w:r w:rsidRPr="00F53B11">
          <w:t xml:space="preserve">To assess the predictive performance of the SDMs, we conducted an external validation using a dated midden dataset that had been withheld from model training. </w:t>
        </w:r>
      </w:ins>
      <w:del w:id="355" w:author="Annie Kraehe" w:date="2025-05-14T11:22:00Z" w16du:dateUtc="2025-05-14T01:52:00Z">
        <w:r w:rsidR="00B235C0" w:rsidRPr="00F53B11" w:rsidDel="005027AA">
          <w:delText>To independently evaluate the predictive accuracy of the model, a dated midden dataset withheld from model training was used. Because t</w:delText>
        </w:r>
      </w:del>
      <w:ins w:id="356" w:author="Annie Kraehe" w:date="2025-05-14T11:22:00Z" w16du:dateUtc="2025-05-14T01:52:00Z">
        <w:r w:rsidRPr="00F53B11">
          <w:t>T</w:t>
        </w:r>
      </w:ins>
      <w:r w:rsidR="00B235C0" w:rsidRPr="00F53B11">
        <w:t>hese midden samples were not identified to species,</w:t>
      </w:r>
      <w:ins w:id="357" w:author="Annie Kraehe" w:date="2025-05-14T11:22:00Z" w16du:dateUtc="2025-05-14T01:52:00Z">
        <w:r w:rsidRPr="00F53B11">
          <w:t xml:space="preserve"> so</w:t>
        </w:r>
      </w:ins>
      <w:r w:rsidR="00B235C0" w:rsidRPr="00F53B11">
        <w:t xml:space="preserve"> all 57 were compared with both species’ models. </w:t>
      </w:r>
      <w:ins w:id="358" w:author="Annie Kraehe" w:date="2025-05-14T11:23:00Z">
        <w:r w:rsidRPr="00F53B11">
          <w:t xml:space="preserve">Predicted </w:t>
        </w:r>
      </w:ins>
      <w:del w:id="359" w:author="Annie Kraehe" w:date="2025-05-14T11:23:00Z" w16du:dateUtc="2025-05-14T01:53:00Z">
        <w:r w:rsidR="00B235C0" w:rsidRPr="00F53B11" w:rsidDel="005027AA">
          <w:delText xml:space="preserve">Modelled </w:delText>
        </w:r>
      </w:del>
      <w:r w:rsidR="00B235C0" w:rsidRPr="00F53B11">
        <w:t>suitability was extracted at each midden location for the nearest 1 k</w:t>
      </w:r>
      <w:del w:id="360" w:author="Annie Kraehe" w:date="2025-05-22T16:36:00Z" w16du:dateUtc="2025-05-22T07:06:00Z">
        <w:r w:rsidR="00B235C0" w:rsidRPr="00F53B11" w:rsidDel="00806509">
          <w:delText>a</w:delText>
        </w:r>
      </w:del>
      <w:r w:rsidR="00B235C0" w:rsidRPr="00F53B11">
        <w:t xml:space="preserve"> timestep</w:t>
      </w:r>
      <w:ins w:id="361" w:author="Annie Kraehe" w:date="2025-05-14T11:24:00Z" w16du:dateUtc="2025-05-14T01:54:00Z">
        <w:r w:rsidRPr="00F53B11">
          <w:t>,</w:t>
        </w:r>
      </w:ins>
      <w:r w:rsidR="00B235C0" w:rsidRPr="00F53B11">
        <w:t xml:space="preserve"> </w:t>
      </w:r>
      <w:ins w:id="362" w:author="Annie Kraehe" w:date="2025-05-14T11:24:00Z">
        <w:r w:rsidRPr="00F53B11">
          <w:t>and binary presence–absence was assigned</w:t>
        </w:r>
      </w:ins>
      <w:ins w:id="363" w:author="Annie Kraehe" w:date="2025-05-14T11:24:00Z" w16du:dateUtc="2025-05-14T01:54:00Z">
        <w:r w:rsidRPr="00F53B11">
          <w:t xml:space="preserve"> </w:t>
        </w:r>
      </w:ins>
      <w:del w:id="364" w:author="Annie Kraehe" w:date="2025-05-14T11:24:00Z" w16du:dateUtc="2025-05-14T01:54:00Z">
        <w:r w:rsidR="00B235C0" w:rsidRPr="00F53B11" w:rsidDel="005027AA">
          <w:delText xml:space="preserve">and compared </w:delText>
        </w:r>
      </w:del>
      <w:r w:rsidR="00B235C0" w:rsidRPr="00F53B11">
        <w:t xml:space="preserve">using a </w:t>
      </w:r>
      <w:del w:id="365" w:author="Annie Kraehe" w:date="2025-05-14T11:24:00Z" w16du:dateUtc="2025-05-14T01:54:00Z">
        <w:r w:rsidR="00B235C0" w:rsidRPr="00F53B11" w:rsidDel="005027AA">
          <w:delText>threshold of maximum sensitivity plus specificity (</w:delText>
        </w:r>
      </w:del>
      <w:proofErr w:type="spellStart"/>
      <w:r w:rsidR="00B235C0" w:rsidRPr="00F53B11">
        <w:t>maxSSS</w:t>
      </w:r>
      <w:proofErr w:type="spellEnd"/>
      <w:r w:rsidR="00B235C0" w:rsidRPr="00F53B11">
        <w:t xml:space="preserve"> </w:t>
      </w:r>
      <w:ins w:id="366" w:author="Annie Kraehe" w:date="2025-05-14T11:24:00Z">
        <w:r w:rsidRPr="00F53B11">
          <w:t xml:space="preserve">threshold of </w:t>
        </w:r>
      </w:ins>
      <w:del w:id="367" w:author="Annie Kraehe" w:date="2025-05-14T11:24:00Z" w16du:dateUtc="2025-05-14T01:54:00Z">
        <w:r w:rsidR="00B235C0" w:rsidRPr="00F53B11" w:rsidDel="005027AA">
          <w:delText xml:space="preserve">= </w:delText>
        </w:r>
      </w:del>
      <w:r w:rsidR="00B235C0" w:rsidRPr="00F53B11">
        <w:t>0.27</w:t>
      </w:r>
      <w:del w:id="368" w:author="Annie Kraehe" w:date="2025-05-14T11:24:00Z" w16du:dateUtc="2025-05-14T01:54:00Z">
        <w:r w:rsidR="00B235C0" w:rsidRPr="00F53B11" w:rsidDel="005027AA">
          <w:delText>)</w:delText>
        </w:r>
      </w:del>
      <w:r w:rsidR="00B235C0" w:rsidRPr="00F53B11">
        <w:t xml:space="preserve">. </w:t>
      </w:r>
      <w:ins w:id="369" w:author="Annie Kraehe" w:date="2025-05-14T11:26:00Z" w16du:dateUtc="2025-05-14T01:56:00Z">
        <w:r w:rsidRPr="00F53B11">
          <w:t xml:space="preserve">We then calculated a confusion matrix comparing observed midden locations (true presence) against model predictions. </w:t>
        </w:r>
      </w:ins>
    </w:p>
    <w:p w14:paraId="3CE6A64E" w14:textId="0C9FCA1B" w:rsidR="00B235C0" w:rsidRPr="00F53B11" w:rsidDel="00332ACD" w:rsidRDefault="005027AA" w:rsidP="001E4115">
      <w:pPr>
        <w:spacing w:line="480" w:lineRule="auto"/>
        <w:rPr>
          <w:del w:id="370" w:author="Annie Kraehe" w:date="2025-05-14T13:04:00Z" w16du:dateUtc="2025-05-14T03:34:00Z"/>
          <w:i/>
          <w:iCs/>
        </w:rPr>
      </w:pPr>
      <w:ins w:id="371" w:author="Annie Kraehe" w:date="2025-05-14T11:27:00Z" w16du:dateUtc="2025-05-14T01:57:00Z">
        <w:r w:rsidRPr="00F53B11">
          <w:lastRenderedPageBreak/>
          <w:t>To evaluate model performance in this palaeoecological context, we followed the recommendations of Lazagabaster et al. (2024) and used a set of threshold-dependent metrics suited to fossil data: the True Skill Statistic (TSS), F₂ score, and Sørensen index</w:t>
        </w:r>
      </w:ins>
      <w:ins w:id="372" w:author="Annie Kraehe" w:date="2025-05-14T11:47:00Z" w16du:dateUtc="2025-05-14T02:17:00Z">
        <w:r w:rsidR="004508A4" w:rsidRPr="00F53B11">
          <w:t xml:space="preserve"> using the tidysdm package </w:t>
        </w:r>
      </w:ins>
      <w:r w:rsidR="004508A4" w:rsidRPr="00F53B11">
        <w:fldChar w:fldCharType="begin"/>
      </w:r>
      <w:r w:rsidR="00806509">
        <w:instrText xml:space="preserve"> ADDIN EN.CITE &lt;EndNote&gt;&lt;Cite&gt;&lt;Author&gt;Leonardi&lt;/Author&gt;&lt;Year&gt;2024&lt;/Year&gt;&lt;RecNum&gt;19&lt;/RecNum&gt;&lt;DisplayText&gt;(Leonardi et al., 2024)&lt;/DisplayText&gt;&lt;record&gt;&lt;rec-number&gt;19&lt;/rec-number&gt;&lt;foreign-keys&gt;&lt;key app="EN" db-id="re2war52eza5rdewpp2v0stjxwv5v9f02wt5" timestamp="1747114064"&gt;19&lt;/key&gt;&lt;/foreign-keys&gt;&lt;ref-type name="Computer Program"&gt;9&lt;/ref-type&gt;&lt;contributors&gt;&lt;authors&gt;&lt;author&gt;Leonardi, Michela&lt;/author&gt;&lt;author&gt;Colucci, Margherita&lt;/author&gt;&lt;author&gt;Pozzi, Andrea&lt;/author&gt;&lt;author&gt;Manica, Andrea&lt;/author&gt;&lt;/authors&gt;&lt;/contributors&gt;&lt;titles&gt;&lt;title&gt;tidysdm: Species Distribution Models with Tidymodels&lt;/title&gt;&lt;/titles&gt;&lt;volume&gt;R package version 0.9.5&lt;/volume&gt;&lt;dates&gt;&lt;year&gt;2024&lt;/year&gt;&lt;/dates&gt;&lt;publisher&gt;CRAN&lt;/publisher&gt;&lt;urls&gt;&lt;related-urls&gt;&lt;url&gt;https://CRAN.R-project.org/package=tidysdm&lt;/url&gt;&lt;/related-urls&gt;&lt;/urls&gt;&lt;/record&gt;&lt;/Cite&gt;&lt;/EndNote&gt;</w:instrText>
      </w:r>
      <w:r w:rsidR="004508A4" w:rsidRPr="00F53B11">
        <w:fldChar w:fldCharType="separate"/>
      </w:r>
      <w:r w:rsidR="00806509">
        <w:rPr>
          <w:noProof/>
        </w:rPr>
        <w:t>(Leonardi et al., 2024)</w:t>
      </w:r>
      <w:r w:rsidR="004508A4" w:rsidRPr="00F53B11">
        <w:fldChar w:fldCharType="end"/>
      </w:r>
      <w:ins w:id="373" w:author="Annie Kraehe" w:date="2025-05-14T11:27:00Z" w16du:dateUtc="2025-05-14T01:57:00Z">
        <w:r w:rsidRPr="00F53B11">
          <w:t xml:space="preserve">. These metrics prioritise correct identification of presences and are less affected by unreliable absence data, which is particularly important in palaeontological validation where non-detection does not confirm absence </w:t>
        </w:r>
      </w:ins>
      <w:r w:rsidRPr="00F53B11">
        <w:fldChar w:fldCharType="begin"/>
      </w:r>
      <w:r w:rsidR="002E1B74" w:rsidRPr="00F53B11">
        <w:instrText xml:space="preserve"> ADDIN EN.CITE &lt;EndNote&gt;&lt;Cite&gt;&lt;Author&gt;Lazagabaster&lt;/Author&gt;&lt;Year&gt;2024&lt;/Year&gt;&lt;RecNum&gt;1542&lt;/RecNum&gt;&lt;DisplayText&gt;(Lazagabaster et al., 2024)&lt;/DisplayText&gt;&lt;record&gt;&lt;rec-number&gt;1542&lt;/rec-number&gt;&lt;foreign-keys&gt;&lt;key app="EN" db-id="e0wsva0pt9tdf2e2v02v59toar99ttxfrsap" timestamp="1747187912" guid="465abe44-e65b-42ed-a5a8-88df663321d2"&gt;1542&lt;/key&gt;&lt;/foreign-keys&gt;&lt;ref-type name="Journal Article"&gt;17&lt;/ref-type&gt;&lt;contributors&gt;&lt;authors&gt;&lt;author&gt;Lazagabaster, Ignacio A&lt;/author&gt;&lt;author&gt;Thomas, Chris D&lt;/author&gt;&lt;author&gt;Spedding, Juliet V&lt;/author&gt;&lt;author&gt;Ikram, Salima&lt;/author&gt;&lt;author&gt;Solano</w:instrText>
      </w:r>
      <w:r w:rsidR="002E1B74" w:rsidRPr="00F53B11">
        <w:rPr>
          <w:rFonts w:ascii="Cambria Math" w:hAnsi="Cambria Math" w:cs="Cambria Math"/>
        </w:rPr>
        <w:instrText>‐</w:instrText>
      </w:r>
      <w:r w:rsidR="002E1B74" w:rsidRPr="00F53B11">
        <w:instrText>Regadera, Irene&lt;/author&gt;&lt;author&gt;Snape, Steven&lt;/author&gt;&lt;author&gt;Bro</w:instrText>
      </w:r>
      <w:r w:rsidR="002E1B74" w:rsidRPr="00F53B11">
        <w:rPr>
          <w:rFonts w:ascii="Cambria Math" w:hAnsi="Cambria Math" w:cs="Cambria Math"/>
        </w:rPr>
        <w:instrText>‐</w:instrText>
      </w:r>
      <w:r w:rsidR="002E1B74" w:rsidRPr="00F53B11">
        <w:instrText>J</w:instrText>
      </w:r>
      <w:r w:rsidR="002E1B74" w:rsidRPr="00F53B11">
        <w:rPr>
          <w:rFonts w:ascii="Aptos" w:hAnsi="Aptos" w:cs="Aptos"/>
        </w:rPr>
        <w:instrText>ø</w:instrText>
      </w:r>
      <w:r w:rsidR="002E1B74" w:rsidRPr="00F53B11">
        <w:instrText>rgensen, Jakob&lt;/author&gt;&lt;/authors&gt;&lt;/contributors&gt;&lt;titles&gt;&lt;title&gt;Evaluating species distribution model predictions through time against paleozoological records&lt;/title&gt;&lt;secondary-title&gt;Ecology and evolution&lt;/secondary-title&gt;&lt;/titles&gt;&lt;periodical&gt;&lt;full-title&gt;Ecology and evolution&lt;/full-title&gt;&lt;/periodical&gt;&lt;pages&gt;e70288&lt;/pages&gt;&lt;volume&gt;14&lt;/volume&gt;&lt;number&gt;10&lt;/number&gt;&lt;dates&gt;&lt;year&gt;2024&lt;/year&gt;&lt;/dates&gt;&lt;isbn&gt;2045-7758&lt;/isbn&gt;&lt;urls&gt;&lt;/urls&gt;&lt;/record&gt;&lt;/Cite&gt;&lt;/EndNote&gt;</w:instrText>
      </w:r>
      <w:r w:rsidRPr="00F53B11">
        <w:fldChar w:fldCharType="separate"/>
      </w:r>
      <w:r w:rsidRPr="00F53B11">
        <w:rPr>
          <w:noProof/>
        </w:rPr>
        <w:t>(Lazagabaster et al., 2024)</w:t>
      </w:r>
      <w:r w:rsidRPr="00F53B11">
        <w:fldChar w:fldCharType="end"/>
      </w:r>
      <w:ins w:id="374" w:author="Annie Kraehe" w:date="2025-05-14T11:27:00Z" w16du:dateUtc="2025-05-14T01:57:00Z">
        <w:r w:rsidRPr="00F53B11">
          <w:t xml:space="preserve">. </w:t>
        </w:r>
      </w:ins>
      <w:del w:id="375" w:author="Annie Kraehe" w:date="2025-05-14T11:25:00Z" w16du:dateUtc="2025-05-14T01:55:00Z">
        <w:r w:rsidR="00B235C0" w:rsidRPr="00F53B11" w:rsidDel="005027AA">
          <w:delText xml:space="preserve">Continuous predictions were converted to binary presence–absence values using this threshold. </w:delText>
        </w:r>
      </w:del>
      <w:r w:rsidR="00B235C0" w:rsidRPr="00F53B11">
        <w:t xml:space="preserve">Pseudo-absence points were generated </w:t>
      </w:r>
      <w:r w:rsidR="00B235C0" w:rsidRPr="00F53B11">
        <w:rPr>
          <w:i/>
          <w:iCs/>
          <w:rPrChange w:id="376" w:author="Annie Kraehe" w:date="2025-05-19T17:04:00Z" w16du:dateUtc="2025-05-19T07:34:00Z">
            <w:rPr/>
          </w:rPrChange>
        </w:rPr>
        <w:t>post hoc</w:t>
      </w:r>
      <w:r w:rsidR="00B235C0" w:rsidRPr="00F53B11">
        <w:t xml:space="preserve"> from the thresholded raster by sampling locations at a minimum distance from midden points. </w:t>
      </w:r>
      <w:del w:id="377" w:author="Annie Kraehe" w:date="2025-05-14T11:29:00Z" w16du:dateUtc="2025-05-14T01:59:00Z">
        <w:r w:rsidR="00B235C0" w:rsidRPr="00F53B11" w:rsidDel="005027AA">
          <w:delText xml:space="preserve">These pseudo-absences and the observed midden locations were then used to construct a confusion matrix. From this, TSS, the </w:delText>
        </w:r>
        <w:commentRangeStart w:id="378"/>
        <w:r w:rsidR="00B235C0" w:rsidRPr="00F53B11" w:rsidDel="005027AA">
          <w:delText xml:space="preserve">F₂ score, and the Sørensen index </w:delText>
        </w:r>
        <w:commentRangeEnd w:id="378"/>
        <w:r w:rsidR="00BD1D74" w:rsidRPr="00F53B11" w:rsidDel="005027AA">
          <w:rPr>
            <w:rStyle w:val="CommentReference"/>
          </w:rPr>
          <w:commentReference w:id="378"/>
        </w:r>
        <w:r w:rsidR="00B235C0" w:rsidRPr="00F53B11" w:rsidDel="005027AA">
          <w:delText>were calculated.</w:delText>
        </w:r>
      </w:del>
    </w:p>
    <w:p w14:paraId="23C50A75" w14:textId="41CD201A" w:rsidR="00F25A6A" w:rsidRPr="00F53B11" w:rsidRDefault="00F25A6A" w:rsidP="001E4115">
      <w:pPr>
        <w:spacing w:line="480" w:lineRule="auto"/>
        <w:rPr>
          <w:rFonts w:asciiTheme="majorHAnsi" w:hAnsiTheme="majorHAnsi"/>
          <w:b/>
          <w:bCs/>
          <w:i/>
          <w:iCs/>
          <w:sz w:val="24"/>
          <w:szCs w:val="24"/>
        </w:rPr>
        <w:pPrChange w:id="379" w:author="Annie Kraehe" w:date="2025-05-15T15:08:00Z" w16du:dateUtc="2025-05-15T05:38:00Z">
          <w:pPr>
            <w:spacing w:before="0" w:beforeAutospacing="0" w:after="160" w:afterAutospacing="0"/>
          </w:pPr>
        </w:pPrChange>
      </w:pPr>
      <w:bookmarkStart w:id="380" w:name="_Hlk187680670"/>
      <w:del w:id="381" w:author="Annie Kraehe" w:date="2025-05-14T13:04:00Z" w16du:dateUtc="2025-05-14T03:34:00Z">
        <w:r w:rsidRPr="00F53B11" w:rsidDel="00332ACD">
          <w:br w:type="page"/>
        </w:r>
      </w:del>
    </w:p>
    <w:p w14:paraId="3F384051" w14:textId="33176687" w:rsidR="00F25A6A" w:rsidRPr="00F53B11" w:rsidRDefault="00F25A6A" w:rsidP="001E4115">
      <w:pPr>
        <w:pStyle w:val="Heading2"/>
        <w:spacing w:line="480" w:lineRule="auto"/>
      </w:pPr>
      <w:bookmarkStart w:id="382" w:name="_Toc198911009"/>
      <w:r w:rsidRPr="00F53B11">
        <w:t>Habitat Centroid Tracking</w:t>
      </w:r>
      <w:bookmarkEnd w:id="382"/>
    </w:p>
    <w:p w14:paraId="1BCCEE18" w14:textId="2AF5E414" w:rsidR="007B1550" w:rsidRDefault="00F25A6A" w:rsidP="001E4115">
      <w:pPr>
        <w:spacing w:line="480" w:lineRule="auto"/>
        <w:rPr>
          <w:ins w:id="383" w:author="Annie Kraehe" w:date="2025-05-23T16:47:00Z" w16du:dateUtc="2025-05-23T07:17:00Z"/>
        </w:rPr>
      </w:pPr>
      <w:r w:rsidRPr="00F53B11">
        <w:t xml:space="preserve">To summarise spatial trends in habitat suitability through time, a suitability-weighted centroid was calculated for each time step in the SDM output. At each 1,000-year interval, predicted suitability values were extracted from the raster stack, and the centroid was computed as the weighted mean of spatial coordinates, where weights were the predicted probabilities of occurrence. Only grid cells with positive suitability values (&gt;0) were included, to focus on areas of potential habitat. This approach emphasises highly suitable areas and avoids distortion from widespread low-probability cells. Centroid positions were used to visualise temporal trends in range shift, identify the northernmost extent, and calculate azimuth and displacement between time steps. These values were then used to estimate the direction and rate of range movement. All centroid calculations were performed in </w:t>
      </w:r>
      <w:commentRangeStart w:id="384"/>
      <w:r w:rsidRPr="00F53B11">
        <w:t>R using the terra</w:t>
      </w:r>
      <w:ins w:id="385" w:author="Annie Kraehe" w:date="2025-05-14T11:39:00Z" w16du:dateUtc="2025-05-14T02:09:00Z">
        <w:r w:rsidR="00530199" w:rsidRPr="00F53B11">
          <w:t xml:space="preserve"> </w:t>
        </w:r>
      </w:ins>
      <w:r w:rsidR="00530199" w:rsidRPr="00F53B11">
        <w:fldChar w:fldCharType="begin"/>
      </w:r>
      <w:r w:rsidR="006A1797" w:rsidRPr="00F53B11">
        <w:instrText xml:space="preserve"> ADDIN EN.CITE &lt;EndNote&gt;&lt;Cite&gt;&lt;Author&gt;Hijmans&lt;/Author&gt;&lt;Year&gt;2024&lt;/Year&gt;&lt;RecNum&gt;36&lt;/RecNum&gt;&lt;DisplayText&gt;(Hijmans, 2024b)&lt;/DisplayText&gt;&lt;record&gt;&lt;rec-number&gt;36&lt;/rec-number&gt;&lt;foreign-keys&gt;&lt;key app="EN" db-id="re2war52eza5rdewpp2v0stjxwv5v9f02wt5" timestamp="1747114064"&gt;36&lt;/key&gt;&lt;/foreign-keys&gt;&lt;ref-type name="Computer Program"&gt;9&lt;/ref-type&gt;&lt;contributors&gt;&lt;authors&gt;&lt;author&gt;Hijmans, Robert J.&lt;/author&gt;&lt;/authors&gt;&lt;/contributors&gt;&lt;titles&gt;&lt;title&gt;terra: Spatial Data Analysis&lt;/title&gt;&lt;/titles&gt;&lt;volume&gt;R package version 1.7-83&lt;/volume&gt;&lt;dates&gt;&lt;year&gt;2024&lt;/year&gt;&lt;/dates&gt;&lt;publisher&gt;CRAN&lt;/publisher&gt;&lt;urls&gt;&lt;related-urls&gt;&lt;url&gt;https://CRAN.R-project.org/package=terra&lt;/url&gt;&lt;/related-urls&gt;&lt;/urls&gt;&lt;/record&gt;&lt;/Cite&gt;&lt;/EndNote&gt;</w:instrText>
      </w:r>
      <w:r w:rsidR="00530199" w:rsidRPr="00F53B11">
        <w:fldChar w:fldCharType="separate"/>
      </w:r>
      <w:r w:rsidR="006A1797" w:rsidRPr="00F53B11">
        <w:rPr>
          <w:noProof/>
        </w:rPr>
        <w:t>(Hijmans, 2024b)</w:t>
      </w:r>
      <w:r w:rsidR="00530199" w:rsidRPr="00F53B11">
        <w:fldChar w:fldCharType="end"/>
      </w:r>
      <w:r w:rsidRPr="00F53B11">
        <w:t xml:space="preserve"> and geosphere</w:t>
      </w:r>
      <w:ins w:id="386" w:author="Annie Kraehe" w:date="2025-05-14T13:04:00Z" w16du:dateUtc="2025-05-14T03:34:00Z">
        <w:r w:rsidR="00332ACD" w:rsidRPr="00F53B11">
          <w:t xml:space="preserve"> </w:t>
        </w:r>
      </w:ins>
      <w:r w:rsidR="00530199" w:rsidRPr="00F53B11">
        <w:fldChar w:fldCharType="begin"/>
      </w:r>
      <w:r w:rsidR="00530199" w:rsidRPr="00F53B11">
        <w:instrText xml:space="preserve"> ADDIN EN.CITE &lt;EndNote&gt;&lt;Cite&gt;&lt;Author&gt;Hijmans&lt;/Author&gt;&lt;Year&gt;2024&lt;/Year&gt;&lt;RecNum&gt;8&lt;/RecNum&gt;&lt;DisplayText&gt;(Hijmans, 2024a)&lt;/DisplayText&gt;&lt;record&gt;&lt;rec-number&gt;8&lt;/rec-number&gt;&lt;foreign-keys&gt;&lt;key app="EN" db-id="re2war52eza5rdewpp2v0stjxwv5v9f02wt5" timestamp="1747114064"&gt;8&lt;/key&gt;&lt;/foreign-keys&gt;&lt;ref-type name="Computer Program"&gt;9&lt;/ref-type&gt;&lt;contributors&gt;&lt;authors&gt;&lt;author&gt;Hijmans, Robert J.&lt;/author&gt;&lt;/authors&gt;&lt;/contributors&gt;&lt;titles&gt;&lt;title&gt;geosphere: Spherical Trigonometry&lt;/title&gt;&lt;/titles&gt;&lt;volume&gt;R package version 1.5-20&lt;/volume&gt;&lt;dates&gt;&lt;year&gt;2024&lt;/year&gt;&lt;/dates&gt;&lt;publisher&gt;CRAN&lt;/publisher&gt;&lt;urls&gt;&lt;related-urls&gt;&lt;url&gt;https://CRAN.R-project.org/package=geosphere&lt;/url&gt;&lt;/related-urls&gt;&lt;/urls&gt;&lt;/record&gt;&lt;/Cite&gt;&lt;/EndNote&gt;</w:instrText>
      </w:r>
      <w:r w:rsidR="00530199" w:rsidRPr="00F53B11">
        <w:fldChar w:fldCharType="separate"/>
      </w:r>
      <w:r w:rsidR="00530199" w:rsidRPr="00F53B11">
        <w:rPr>
          <w:noProof/>
        </w:rPr>
        <w:t>(Hijmans, 2024a)</w:t>
      </w:r>
      <w:r w:rsidR="00530199" w:rsidRPr="00F53B11">
        <w:fldChar w:fldCharType="end"/>
      </w:r>
      <w:r w:rsidRPr="00F53B11">
        <w:t xml:space="preserve"> </w:t>
      </w:r>
      <w:commentRangeEnd w:id="384"/>
      <w:r w:rsidR="00BD1D74" w:rsidRPr="00F53B11">
        <w:rPr>
          <w:rStyle w:val="CommentReference"/>
        </w:rPr>
        <w:commentReference w:id="384"/>
      </w:r>
      <w:del w:id="387" w:author="Annie Kraehe" w:date="2025-05-14T11:46:00Z" w16du:dateUtc="2025-05-14T02:16:00Z">
        <w:r w:rsidRPr="00F53B11" w:rsidDel="004508A4">
          <w:delText>package</w:delText>
        </w:r>
      </w:del>
      <w:ins w:id="388" w:author="Annie Kraehe" w:date="2025-05-14T11:46:00Z" w16du:dateUtc="2025-05-14T02:16:00Z">
        <w:r w:rsidR="004508A4" w:rsidRPr="00F53B11">
          <w:rPr>
            <w:rPrChange w:id="389" w:author="Annie Kraehe" w:date="2025-05-19T17:04:00Z" w16du:dateUtc="2025-05-19T07:34:00Z">
              <w:rPr>
                <w:color w:val="DE4A9F"/>
              </w:rPr>
            </w:rPrChange>
          </w:rPr>
          <w:t>package</w:t>
        </w:r>
      </w:ins>
      <w:r w:rsidRPr="00F53B11">
        <w:t>s and visualised using ggplot2</w:t>
      </w:r>
      <w:ins w:id="390" w:author="Annie Kraehe" w:date="2025-05-14T11:40:00Z" w16du:dateUtc="2025-05-14T02:10:00Z">
        <w:r w:rsidR="00530199" w:rsidRPr="00F53B11">
          <w:t xml:space="preserve"> </w:t>
        </w:r>
      </w:ins>
      <w:r w:rsidR="00530199" w:rsidRPr="00F53B11">
        <w:fldChar w:fldCharType="begin"/>
      </w:r>
      <w:r w:rsidR="002E1B74" w:rsidRPr="00F53B11">
        <w:instrText xml:space="preserve"> ADDIN EN.CITE &lt;EndNote&gt;&lt;Cite&gt;&lt;Author&gt;Wickham&lt;/Author&gt;&lt;Year&gt;2016&lt;/Year&gt;&lt;RecNum&gt;1520&lt;/RecNum&gt;&lt;DisplayText&gt;(Wickham, 2016)&lt;/DisplayText&gt;&lt;record&gt;&lt;rec-number&gt;1520&lt;/rec-number&gt;&lt;foreign-keys&gt;&lt;key app="EN" db-id="e0wsva0pt9tdf2e2v02v59toar99ttxfrsap" timestamp="1746435344" guid="77e226b8-169c-49d5-8788-7928d6054d83"&gt;1520&lt;/key&gt;&lt;/foreign-keys&gt;&lt;ref-type name="Computer Program"&gt;9&lt;/ref-type&gt;&lt;contributors&gt;&lt;authors&gt;&lt;author&gt;Wickham, Hadley&lt;/author&gt;&lt;/authors&gt;&lt;/contributors&gt;&lt;titles&gt;&lt;title&gt;ggplot2: Elegant Graphics for Data Analysis&lt;/title&gt;&lt;/titles&gt;&lt;dates&gt;&lt;year&gt;2016&lt;/year&gt;&lt;/dates&gt;&lt;publisher&gt;Springer-Verlag New York&lt;/publisher&gt;&lt;urls&gt;&lt;related-urls&gt;&lt;url&gt;https://ggplot2.tidyverse.org&lt;/url&gt;&lt;/related-urls&gt;&lt;/urls&gt;&lt;/record&gt;&lt;/Cite&gt;&lt;/EndNote&gt;</w:instrText>
      </w:r>
      <w:r w:rsidR="00530199" w:rsidRPr="00F53B11">
        <w:fldChar w:fldCharType="separate"/>
      </w:r>
      <w:r w:rsidR="00530199" w:rsidRPr="00F53B11">
        <w:rPr>
          <w:noProof/>
        </w:rPr>
        <w:t>(Wickham, 2016)</w:t>
      </w:r>
      <w:r w:rsidR="00530199" w:rsidRPr="00F53B11">
        <w:fldChar w:fldCharType="end"/>
      </w:r>
      <w:r w:rsidRPr="00F53B11">
        <w:t>.</w:t>
      </w:r>
    </w:p>
    <w:p w14:paraId="78E7BB96" w14:textId="77777777" w:rsidR="00800623" w:rsidRDefault="00800623" w:rsidP="001E4115">
      <w:pPr>
        <w:pStyle w:val="Heading2"/>
        <w:spacing w:line="480" w:lineRule="auto"/>
        <w:rPr>
          <w:ins w:id="391" w:author="Annie Kraehe" w:date="2025-05-23T16:47:00Z" w16du:dateUtc="2025-05-23T07:17:00Z"/>
        </w:rPr>
      </w:pPr>
      <w:commentRangeStart w:id="392"/>
      <w:ins w:id="393" w:author="Annie Kraehe" w:date="2025-05-23T16:47:00Z" w16du:dateUtc="2025-05-23T07:17:00Z">
        <w:r w:rsidRPr="00F53B11">
          <w:t>Partial Dependence Profiles</w:t>
        </w:r>
      </w:ins>
    </w:p>
    <w:p w14:paraId="6D14741C" w14:textId="07A6D6F9" w:rsidR="00800623" w:rsidRPr="00F53B11" w:rsidRDefault="00800623" w:rsidP="001E4115">
      <w:pPr>
        <w:spacing w:line="480" w:lineRule="auto"/>
        <w:rPr>
          <w:ins w:id="394" w:author="Annie Kraehe" w:date="2025-05-23T16:47:00Z" w16du:dateUtc="2025-05-23T07:17:00Z"/>
        </w:rPr>
      </w:pPr>
      <w:ins w:id="395" w:author="Annie Kraehe" w:date="2025-05-23T16:47:00Z" w16du:dateUtc="2025-05-23T07:17:00Z">
        <w:r w:rsidRPr="006855D4">
          <w:t>To aid ecological interpreta</w:t>
        </w:r>
        <w:r w:rsidRPr="00F53B11">
          <w:t xml:space="preserve">tion, Partial Dependence Profiles were generated using the DALEX </w:t>
        </w:r>
        <w:r w:rsidRPr="00AD41C6">
          <w:t>package</w:t>
        </w:r>
        <w:r w:rsidRPr="00F53B11">
          <w:t xml:space="preserve"> </w:t>
        </w:r>
        <w:r w:rsidRPr="00F53B11">
          <w:fldChar w:fldCharType="begin"/>
        </w:r>
        <w:r w:rsidRPr="00F53B11">
          <w:instrText xml:space="preserve"> ADDIN EN.CITE &lt;EndNote&gt;&lt;Cite&gt;&lt;Author&gt;Biecek&lt;/Author&gt;&lt;Year&gt;2018&lt;/Year&gt;&lt;RecNum&gt;1524&lt;/RecNum&gt;&lt;DisplayText&gt;(Biecek, 2018)&lt;/DisplayText&gt;&lt;record&gt;&lt;rec-number&gt;1524&lt;/rec-number&gt;&lt;foreign-keys&gt;&lt;key app="EN" db-id="e0wsva0pt9tdf2e2v02v59toar99ttxfrsap" timestamp="1746435344" guid="c2bad5df-7379-4555-a6df-ae89817ab57a"&gt;1524&lt;/key&gt;&lt;/foreign-keys&gt;&lt;ref-type name="Computer Program"&gt;9&lt;/ref-type&gt;&lt;contributors&gt;&lt;authors&gt;&lt;author&gt;Biecek, Przemyslaw&lt;/author&gt;&lt;/authors&gt;&lt;/contributors&gt;&lt;titles&gt;&lt;title&gt;DALEX: Explainers for Complex Predictive Models in R&lt;/title&gt;&lt;/titles&gt;&lt;dates&gt;&lt;year&gt;2018&lt;/year&gt;&lt;/dates&gt;&lt;publisher&gt;CRAN&lt;/publisher&gt;&lt;urls&gt;&lt;related-urls&gt;&lt;url&gt;https://jmlr.org/papers/v19/18-416.html&lt;/url&gt;&lt;/related-urls&gt;&lt;/urls&gt;&lt;/record&gt;&lt;/Cite&gt;&lt;/EndNote&gt;</w:instrText>
        </w:r>
        <w:r w:rsidRPr="00F53B11">
          <w:fldChar w:fldCharType="separate"/>
        </w:r>
        <w:r w:rsidRPr="00F53B11">
          <w:rPr>
            <w:noProof/>
          </w:rPr>
          <w:t>(Biecek, 2018)</w:t>
        </w:r>
        <w:r w:rsidRPr="00F53B11">
          <w:fldChar w:fldCharType="end"/>
        </w:r>
        <w:r w:rsidRPr="00F53B11">
          <w:t>, illustrating how individual environmental predictors influenced the predicted probability of presence (</w:t>
        </w:r>
        <w:r w:rsidRPr="00F53B11">
          <w:fldChar w:fldCharType="begin"/>
        </w:r>
        <w:r w:rsidRPr="00F53B11">
          <w:instrText xml:space="preserve"> REF _Ref198057337 \h </w:instrText>
        </w:r>
      </w:ins>
      <w:r w:rsidR="001E4115">
        <w:instrText xml:space="preserve"> \* MERGEFORMAT </w:instrText>
      </w:r>
      <w:ins w:id="396" w:author="Annie Kraehe" w:date="2025-05-23T16:47:00Z" w16du:dateUtc="2025-05-23T07:17:00Z">
        <w:r w:rsidRPr="00F53B11">
          <w:fldChar w:fldCharType="end"/>
        </w:r>
        <w:r w:rsidRPr="00F53B11">
          <w:t xml:space="preserve">). Variable Importance (VIP) plots, also generated using </w:t>
        </w:r>
        <w:r w:rsidRPr="00F53B11">
          <w:lastRenderedPageBreak/>
          <w:t xml:space="preserve">DALEX </w:t>
        </w:r>
        <w:r w:rsidRPr="00F53B11">
          <w:fldChar w:fldCharType="begin"/>
        </w:r>
        <w:r w:rsidRPr="00F53B11">
          <w:instrText xml:space="preserve"> ADDIN EN.CITE &lt;EndNote&gt;&lt;Cite&gt;&lt;Author&gt;Biecek&lt;/Author&gt;&lt;Year&gt;2018&lt;/Year&gt;&lt;RecNum&gt;44&lt;/RecNum&gt;&lt;DisplayText&gt;(Biecek, 2018)&lt;/DisplayText&gt;&lt;record&gt;&lt;rec-number&gt;44&lt;/rec-number&gt;&lt;foreign-keys&gt;&lt;key app="EN" db-id="re2war52eza5rdewpp2v0stjxwv5v9f02wt5" timestamp="1747114064"&gt;44&lt;/key&gt;&lt;/foreign-keys&gt;&lt;ref-type name="Computer Program"&gt;9&lt;/ref-type&gt;&lt;contributors&gt;&lt;authors&gt;&lt;author&gt;Biecek, Przemyslaw&lt;/author&gt;&lt;/authors&gt;&lt;/contributors&gt;&lt;titles&gt;&lt;title&gt;DALEX: Explainers for Complex Predictive Models in R&lt;/title&gt;&lt;/titles&gt;&lt;dates&gt;&lt;year&gt;2018&lt;/year&gt;&lt;/dates&gt;&lt;publisher&gt;CRAN&lt;/publisher&gt;&lt;urls&gt;&lt;related-urls&gt;&lt;url&gt;https://jmlr.org/papers/v19/18-416.html&lt;/url&gt;&lt;/related-urls&gt;&lt;/urls&gt;&lt;/record&gt;&lt;/Cite&gt;&lt;/EndNote&gt;</w:instrText>
        </w:r>
        <w:r w:rsidRPr="00F53B11">
          <w:fldChar w:fldCharType="separate"/>
        </w:r>
        <w:r w:rsidRPr="00F53B11">
          <w:rPr>
            <w:noProof/>
          </w:rPr>
          <w:t>(Biecek, 2018)</w:t>
        </w:r>
        <w:r w:rsidRPr="00F53B11">
          <w:fldChar w:fldCharType="end"/>
        </w:r>
        <w:r w:rsidRPr="00F53B11">
          <w:t>, were used to rank predictor variables by their influence on model predictions (</w:t>
        </w:r>
        <w:r w:rsidRPr="00F53B11">
          <w:fldChar w:fldCharType="begin"/>
        </w:r>
        <w:r w:rsidRPr="00F53B11">
          <w:instrText xml:space="preserve"> REF _Ref198058059 \h </w:instrText>
        </w:r>
      </w:ins>
      <w:r w:rsidR="001E4115">
        <w:instrText xml:space="preserve"> \* MERGEFORMAT </w:instrText>
      </w:r>
      <w:ins w:id="397" w:author="Annie Kraehe" w:date="2025-05-23T16:47:00Z" w16du:dateUtc="2025-05-23T07:17:00Z">
        <w:r w:rsidRPr="00F53B11">
          <w:fldChar w:fldCharType="end"/>
        </w:r>
        <w:r w:rsidRPr="00F53B11">
          <w:t>). This analysis helped identify which environmental factors were most influential in shaping habitat suitability across time.</w:t>
        </w:r>
        <w:commentRangeEnd w:id="392"/>
        <w:r>
          <w:rPr>
            <w:rStyle w:val="CommentReference"/>
          </w:rPr>
          <w:commentReference w:id="392"/>
        </w:r>
      </w:ins>
    </w:p>
    <w:p w14:paraId="01389160" w14:textId="7AC47216" w:rsidR="00800623" w:rsidRPr="00F53B11" w:rsidDel="00800623" w:rsidRDefault="00800623" w:rsidP="001E4115">
      <w:pPr>
        <w:spacing w:line="480" w:lineRule="auto"/>
        <w:rPr>
          <w:del w:id="398" w:author="Annie Kraehe" w:date="2025-05-23T16:47:00Z" w16du:dateUtc="2025-05-23T07:17:00Z"/>
          <w:rPrChange w:id="399" w:author="Annie Kraehe" w:date="2025-05-19T17:04:00Z" w16du:dateUtc="2025-05-19T07:34:00Z">
            <w:rPr>
              <w:del w:id="400" w:author="Annie Kraehe" w:date="2025-05-23T16:47:00Z" w16du:dateUtc="2025-05-23T07:17:00Z"/>
              <w:rFonts w:asciiTheme="majorHAnsi" w:hAnsiTheme="majorHAnsi"/>
              <w:b/>
              <w:bCs/>
              <w:i/>
              <w:iCs/>
              <w:sz w:val="24"/>
              <w:szCs w:val="24"/>
            </w:rPr>
          </w:rPrChange>
        </w:rPr>
        <w:pPrChange w:id="401" w:author="Annie Kraehe" w:date="2025-05-15T15:08:00Z" w16du:dateUtc="2025-05-15T05:38:00Z">
          <w:pPr>
            <w:spacing w:before="0" w:beforeAutospacing="0" w:after="160" w:afterAutospacing="0" w:line="259" w:lineRule="auto"/>
          </w:pPr>
        </w:pPrChange>
      </w:pPr>
    </w:p>
    <w:p w14:paraId="7533A05C" w14:textId="61EC5333" w:rsidR="00601E3E" w:rsidRPr="00F53B11" w:rsidRDefault="00601E3E" w:rsidP="001E4115">
      <w:pPr>
        <w:pStyle w:val="Heading2"/>
        <w:spacing w:line="480" w:lineRule="auto"/>
      </w:pPr>
      <w:bookmarkStart w:id="402" w:name="_Toc198911010"/>
      <w:r w:rsidRPr="00F53B11">
        <w:t>Assumptions</w:t>
      </w:r>
      <w:bookmarkEnd w:id="402"/>
    </w:p>
    <w:p w14:paraId="15141C09" w14:textId="50AA1D12" w:rsidR="00601E3E" w:rsidRDefault="005F4E8D" w:rsidP="001E4115">
      <w:pPr>
        <w:spacing w:line="480" w:lineRule="auto"/>
        <w:rPr>
          <w:ins w:id="403" w:author="Annie Kraehe" w:date="2025-05-23T16:46:00Z" w16du:dateUtc="2025-05-23T07:16:00Z"/>
        </w:rPr>
      </w:pPr>
      <w:ins w:id="404" w:author="Annie Kraehe" w:date="2025-05-19T14:33:00Z">
        <w:r w:rsidRPr="00F53B11">
          <w:t xml:space="preserve">While the ensemble approach improves robustness, these models remain constrained by assumptions about niche stability, climatic drivers, and preservation bias. These assumptions are summarised in </w:t>
        </w:r>
      </w:ins>
      <w:ins w:id="405" w:author="Annie Kraehe" w:date="2025-05-19T14:34:00Z" w16du:dateUtc="2025-05-19T05:04:00Z">
        <w:r w:rsidRPr="00F53B11">
          <w:rPr>
            <w:rPrChange w:id="406" w:author="Annie Kraehe" w:date="2025-05-19T17:04:00Z" w16du:dateUtc="2025-05-19T07:34:00Z">
              <w:rPr>
                <w:color w:val="FF0000"/>
              </w:rPr>
            </w:rPrChange>
          </w:rPr>
          <w:fldChar w:fldCharType="begin"/>
        </w:r>
        <w:r w:rsidRPr="00F53B11">
          <w:instrText xml:space="preserve"> REF _Ref198060957 \h </w:instrText>
        </w:r>
        <w:r w:rsidRPr="00F53B11">
          <w:rPr>
            <w:rPrChange w:id="407" w:author="Annie Kraehe" w:date="2025-05-19T17:04:00Z" w16du:dateUtc="2025-05-19T07:34:00Z">
              <w:rPr>
                <w:color w:val="FF0000"/>
              </w:rPr>
            </w:rPrChange>
          </w:rPr>
          <w:instrText xml:space="preserve"> \* MERGEFORMAT </w:instrText>
        </w:r>
      </w:ins>
      <w:r w:rsidRPr="00F53B11">
        <w:rPr>
          <w:rPrChange w:id="408" w:author="Annie Kraehe" w:date="2025-05-19T17:04:00Z" w16du:dateUtc="2025-05-19T07:34:00Z">
            <w:rPr/>
          </w:rPrChange>
        </w:rPr>
      </w:r>
      <w:ins w:id="409" w:author="Annie Kraehe" w:date="2025-05-19T14:34:00Z" w16du:dateUtc="2025-05-19T05:04:00Z">
        <w:r w:rsidRPr="00F53B11">
          <w:rPr>
            <w:rPrChange w:id="410" w:author="Annie Kraehe" w:date="2025-05-19T17:04:00Z" w16du:dateUtc="2025-05-19T07:34:00Z">
              <w:rPr>
                <w:color w:val="FF0000"/>
              </w:rPr>
            </w:rPrChange>
          </w:rPr>
          <w:fldChar w:fldCharType="separate"/>
        </w:r>
      </w:ins>
      <w:ins w:id="411" w:author="Annie Kraehe" w:date="2025-05-23T16:43:00Z" w16du:dateUtc="2025-05-23T07:13:00Z">
        <w:r w:rsidR="00870ACD" w:rsidRPr="00F53B11">
          <w:rPr>
            <w:rPrChange w:id="412" w:author="Annie Kraehe" w:date="2025-05-19T17:04:00Z" w16du:dateUtc="2025-05-19T07:34:00Z">
              <w:rPr>
                <w:color w:val="FF0000"/>
              </w:rPr>
            </w:rPrChange>
          </w:rPr>
          <w:t>Table</w:t>
        </w:r>
        <w:r w:rsidR="00870ACD" w:rsidRPr="00F53B11">
          <w:t xml:space="preserve"> </w:t>
        </w:r>
        <w:r w:rsidR="00870ACD">
          <w:rPr>
            <w:noProof/>
          </w:rPr>
          <w:t>1</w:t>
        </w:r>
      </w:ins>
      <w:ins w:id="413" w:author="Annie Kraehe" w:date="2025-05-19T14:34:00Z" w16du:dateUtc="2025-05-19T05:04:00Z">
        <w:r w:rsidRPr="00F53B11">
          <w:rPr>
            <w:rPrChange w:id="414" w:author="Annie Kraehe" w:date="2025-05-19T17:04:00Z" w16du:dateUtc="2025-05-19T07:34:00Z">
              <w:rPr>
                <w:color w:val="FF0000"/>
              </w:rPr>
            </w:rPrChange>
          </w:rPr>
          <w:fldChar w:fldCharType="end"/>
        </w:r>
        <w:r w:rsidRPr="00F53B11">
          <w:t>.</w:t>
        </w:r>
      </w:ins>
      <w:ins w:id="415" w:author="Annie Kraehe" w:date="2025-05-19T14:33:00Z">
        <w:r w:rsidRPr="00F53B11">
          <w:t xml:space="preserve"> As with all SDMs, inaccurate assumptions can produce misleading outputs and should be considered when interpreting past distributions.</w:t>
        </w:r>
      </w:ins>
      <w:commentRangeStart w:id="416"/>
      <w:del w:id="417" w:author="Annie Kraehe" w:date="2025-05-19T14:33:00Z" w16du:dateUtc="2025-05-19T05:03:00Z">
        <w:r w:rsidR="00601E3E" w:rsidRPr="00F53B11" w:rsidDel="005F4E8D">
          <w:delText>Key</w:delText>
        </w:r>
        <w:commentRangeEnd w:id="416"/>
        <w:r w:rsidR="00BD1D74" w:rsidRPr="00F53B11" w:rsidDel="005F4E8D">
          <w:rPr>
            <w:rStyle w:val="CommentReference"/>
          </w:rPr>
          <w:commentReference w:id="416"/>
        </w:r>
        <w:r w:rsidR="00601E3E" w:rsidRPr="00F53B11" w:rsidDel="005F4E8D">
          <w:delText xml:space="preserve"> assumptions underlying the modelling framework are summarised in </w:delText>
        </w:r>
        <w:r w:rsidR="00F218DF" w:rsidRPr="00F53B11" w:rsidDel="005F4E8D">
          <w:rPr>
            <w:rPrChange w:id="418" w:author="Annie Kraehe" w:date="2025-05-19T17:04:00Z" w16du:dateUtc="2025-05-19T07:34:00Z">
              <w:rPr>
                <w:color w:val="FF0000"/>
              </w:rPr>
            </w:rPrChange>
          </w:rPr>
          <w:fldChar w:fldCharType="begin"/>
        </w:r>
        <w:r w:rsidR="00F218DF" w:rsidRPr="00F53B11" w:rsidDel="005F4E8D">
          <w:delInstrText xml:space="preserve"> REF _Ref198060957 \h </w:delInstrText>
        </w:r>
        <w:r w:rsidR="00D855E1" w:rsidRPr="00F53B11" w:rsidDel="005F4E8D">
          <w:rPr>
            <w:rPrChange w:id="419" w:author="Annie Kraehe" w:date="2025-05-19T17:04:00Z" w16du:dateUtc="2025-05-19T07:34:00Z">
              <w:rPr>
                <w:color w:val="FF0000"/>
              </w:rPr>
            </w:rPrChange>
          </w:rPr>
          <w:delInstrText xml:space="preserve"> \* MERGEFORMAT </w:delInstrText>
        </w:r>
        <w:r w:rsidR="00F218DF" w:rsidRPr="00F53B11" w:rsidDel="005F4E8D">
          <w:rPr>
            <w:rPrChange w:id="420" w:author="Annie Kraehe" w:date="2025-05-19T17:04:00Z" w16du:dateUtc="2025-05-19T07:34:00Z">
              <w:rPr/>
            </w:rPrChange>
          </w:rPr>
        </w:r>
        <w:r w:rsidR="00F218DF" w:rsidRPr="00F53B11" w:rsidDel="005F4E8D">
          <w:rPr>
            <w:rPrChange w:id="421" w:author="Annie Kraehe" w:date="2025-05-19T17:04:00Z" w16du:dateUtc="2025-05-19T07:34:00Z">
              <w:rPr>
                <w:color w:val="FF0000"/>
              </w:rPr>
            </w:rPrChange>
          </w:rPr>
          <w:fldChar w:fldCharType="separate"/>
        </w:r>
      </w:del>
      <w:del w:id="422" w:author="Annie Kraehe" w:date="2025-05-19T10:55:00Z" w16du:dateUtc="2025-05-19T01:25:00Z">
        <w:r w:rsidR="00F218DF" w:rsidRPr="00F53B11" w:rsidDel="0087659B">
          <w:rPr>
            <w:rPrChange w:id="423" w:author="Annie Kraehe" w:date="2025-05-19T17:04:00Z" w16du:dateUtc="2025-05-19T07:34:00Z">
              <w:rPr>
                <w:color w:val="FF0000"/>
              </w:rPr>
            </w:rPrChange>
          </w:rPr>
          <w:delText>Table</w:delText>
        </w:r>
        <w:r w:rsidR="00F218DF" w:rsidRPr="00F53B11" w:rsidDel="0087659B">
          <w:delText xml:space="preserve"> </w:delText>
        </w:r>
        <w:r w:rsidR="00F218DF" w:rsidRPr="00F53B11" w:rsidDel="0087659B">
          <w:rPr>
            <w:noProof/>
          </w:rPr>
          <w:delText>2</w:delText>
        </w:r>
      </w:del>
      <w:del w:id="424" w:author="Annie Kraehe" w:date="2025-05-19T14:33:00Z" w16du:dateUtc="2025-05-19T05:03:00Z">
        <w:r w:rsidR="00F218DF" w:rsidRPr="00F53B11" w:rsidDel="005F4E8D">
          <w:rPr>
            <w:rPrChange w:id="425" w:author="Annie Kraehe" w:date="2025-05-19T17:04:00Z" w16du:dateUtc="2025-05-19T07:34:00Z">
              <w:rPr>
                <w:color w:val="FF0000"/>
              </w:rPr>
            </w:rPrChange>
          </w:rPr>
          <w:fldChar w:fldCharType="end"/>
        </w:r>
        <w:r w:rsidR="00601E3E" w:rsidRPr="00F53B11" w:rsidDel="005F4E8D">
          <w:delText>.</w:delText>
        </w:r>
      </w:del>
    </w:p>
    <w:p w14:paraId="272792F9" w14:textId="77777777" w:rsidR="00800623" w:rsidRPr="00F53B11" w:rsidRDefault="00800623" w:rsidP="001E4115">
      <w:pPr>
        <w:spacing w:line="480" w:lineRule="auto"/>
      </w:pPr>
    </w:p>
    <w:p w14:paraId="05955449" w14:textId="77777777" w:rsidR="00870ACD" w:rsidRDefault="00870ACD" w:rsidP="001E4115">
      <w:pPr>
        <w:spacing w:before="0" w:beforeAutospacing="0" w:after="160" w:afterAutospacing="0" w:line="480" w:lineRule="auto"/>
        <w:rPr>
          <w:ins w:id="426" w:author="Annie Kraehe" w:date="2025-05-23T16:43:00Z" w16du:dateUtc="2025-05-23T07:13:00Z"/>
          <w:b/>
          <w:bCs/>
          <w:noProof/>
        </w:rPr>
      </w:pPr>
      <w:bookmarkStart w:id="427" w:name="_Ref198060957"/>
      <w:ins w:id="428" w:author="Annie Kraehe" w:date="2025-05-23T16:43:00Z" w16du:dateUtc="2025-05-23T07:13:00Z">
        <w:r>
          <w:br w:type="page"/>
        </w:r>
      </w:ins>
    </w:p>
    <w:p w14:paraId="264E2B29" w14:textId="75BA427B" w:rsidR="00DC7FE8" w:rsidRPr="00F53B11" w:rsidRDefault="00F218DF" w:rsidP="001E4115">
      <w:pPr>
        <w:pStyle w:val="Caption"/>
        <w:keepNext/>
        <w:spacing w:line="480" w:lineRule="auto"/>
      </w:pPr>
      <w:bookmarkStart w:id="429" w:name="_Toc198921772"/>
      <w:r w:rsidRPr="00F53B11">
        <w:rPr>
          <w:rPrChange w:id="430" w:author="Annie Kraehe" w:date="2025-05-19T17:04:00Z" w16du:dateUtc="2025-05-19T07:34:00Z">
            <w:rPr>
              <w:color w:val="FF0000"/>
            </w:rPr>
          </w:rPrChange>
        </w:rPr>
        <w:lastRenderedPageBreak/>
        <w:t>Table</w:t>
      </w:r>
      <w:r w:rsidR="00DC7FE8" w:rsidRPr="00F53B11">
        <w:t xml:space="preserve"> </w:t>
      </w:r>
      <w:r w:rsidR="00DC7FE8" w:rsidRPr="00F53B11">
        <w:fldChar w:fldCharType="begin"/>
      </w:r>
      <w:r w:rsidR="00DC7FE8" w:rsidRPr="00F53B11">
        <w:instrText xml:space="preserve"> SEQ Table \* ARABIC </w:instrText>
      </w:r>
      <w:r w:rsidR="00DC7FE8" w:rsidRPr="00F53B11">
        <w:fldChar w:fldCharType="separate"/>
      </w:r>
      <w:ins w:id="431" w:author="Annie Kraehe" w:date="2025-05-23T16:43:00Z" w16du:dateUtc="2025-05-23T07:13:00Z">
        <w:r w:rsidR="00870ACD">
          <w:t>1</w:t>
        </w:r>
      </w:ins>
      <w:del w:id="432" w:author="Annie Kraehe" w:date="2025-05-19T13:34:00Z" w16du:dateUtc="2025-05-19T04:04:00Z">
        <w:r w:rsidR="0087659B" w:rsidRPr="00F53B11" w:rsidDel="00642556">
          <w:delText>2</w:delText>
        </w:r>
      </w:del>
      <w:r w:rsidR="00DC7FE8" w:rsidRPr="00F53B11">
        <w:fldChar w:fldCharType="end"/>
      </w:r>
      <w:bookmarkEnd w:id="427"/>
      <w:r w:rsidR="00DC7FE8" w:rsidRPr="00F53B11">
        <w:t xml:space="preserve">. </w:t>
      </w:r>
      <w:r w:rsidR="00DC7FE8" w:rsidRPr="00F53B11">
        <w:rPr>
          <w:b w:val="0"/>
          <w:bCs w:val="0"/>
        </w:rPr>
        <w:t>Key assumptions underlying species distribution modelling (SDM) and their treatment in this study.</w:t>
      </w:r>
      <w:commentRangeStart w:id="433"/>
      <w:commentRangeEnd w:id="433"/>
      <w:r w:rsidR="00DC7FE8" w:rsidRPr="00F53B11">
        <w:rPr>
          <w:rStyle w:val="CommentReference"/>
          <w:b w:val="0"/>
          <w:bCs w:val="0"/>
        </w:rPr>
        <w:commentReference w:id="433"/>
      </w:r>
      <w:bookmarkEnd w:id="429"/>
    </w:p>
    <w:tbl>
      <w:tblPr>
        <w:tblStyle w:val="TableGrid"/>
        <w:tblW w:w="0" w:type="auto"/>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2127"/>
        <w:gridCol w:w="3135"/>
        <w:gridCol w:w="3764"/>
      </w:tblGrid>
      <w:tr w:rsidR="00F53B11" w:rsidRPr="00F53B11" w14:paraId="4F33E3A2" w14:textId="77777777" w:rsidTr="00601E3E">
        <w:trPr>
          <w:trHeight w:val="290"/>
        </w:trPr>
        <w:tc>
          <w:tcPr>
            <w:tcW w:w="2127" w:type="dxa"/>
            <w:tcBorders>
              <w:top w:val="nil"/>
              <w:bottom w:val="single" w:sz="18" w:space="0" w:color="auto"/>
            </w:tcBorders>
            <w:noWrap/>
            <w:vAlign w:val="center"/>
            <w:hideMark/>
          </w:tcPr>
          <w:p w14:paraId="2260D45A" w14:textId="77777777" w:rsidR="007B1550" w:rsidRPr="00F53B11" w:rsidRDefault="007B1550" w:rsidP="00A06F21">
            <w:pPr>
              <w:rPr>
                <w:b/>
                <w:bCs/>
                <w:sz w:val="20"/>
                <w:szCs w:val="20"/>
              </w:rPr>
            </w:pPr>
            <w:r w:rsidRPr="00F53B11">
              <w:rPr>
                <w:b/>
                <w:bCs/>
                <w:sz w:val="20"/>
                <w:szCs w:val="20"/>
              </w:rPr>
              <w:t>Assumption</w:t>
            </w:r>
          </w:p>
        </w:tc>
        <w:tc>
          <w:tcPr>
            <w:tcW w:w="3135" w:type="dxa"/>
            <w:tcBorders>
              <w:top w:val="nil"/>
              <w:bottom w:val="single" w:sz="18" w:space="0" w:color="auto"/>
            </w:tcBorders>
            <w:noWrap/>
            <w:vAlign w:val="center"/>
            <w:hideMark/>
          </w:tcPr>
          <w:p w14:paraId="77BF36DE" w14:textId="77777777" w:rsidR="007B1550" w:rsidRPr="00F53B11" w:rsidRDefault="007B1550" w:rsidP="00A06F21">
            <w:pPr>
              <w:rPr>
                <w:b/>
                <w:bCs/>
                <w:sz w:val="20"/>
                <w:szCs w:val="20"/>
              </w:rPr>
            </w:pPr>
            <w:r w:rsidRPr="00F53B11">
              <w:rPr>
                <w:b/>
                <w:bCs/>
                <w:sz w:val="20"/>
                <w:szCs w:val="20"/>
              </w:rPr>
              <w:t>Description</w:t>
            </w:r>
          </w:p>
        </w:tc>
        <w:tc>
          <w:tcPr>
            <w:tcW w:w="3764" w:type="dxa"/>
            <w:tcBorders>
              <w:top w:val="nil"/>
              <w:bottom w:val="single" w:sz="18" w:space="0" w:color="auto"/>
            </w:tcBorders>
            <w:noWrap/>
            <w:vAlign w:val="center"/>
            <w:hideMark/>
          </w:tcPr>
          <w:p w14:paraId="7DA8C8FF" w14:textId="4F0D48C8" w:rsidR="007B1550" w:rsidRPr="00F53B11" w:rsidRDefault="007B1550" w:rsidP="00A06F21">
            <w:pPr>
              <w:rPr>
                <w:b/>
                <w:bCs/>
                <w:sz w:val="20"/>
                <w:szCs w:val="20"/>
              </w:rPr>
            </w:pPr>
            <w:r w:rsidRPr="00F53B11">
              <w:rPr>
                <w:b/>
                <w:bCs/>
                <w:sz w:val="20"/>
                <w:szCs w:val="20"/>
              </w:rPr>
              <w:t xml:space="preserve">Addressed or </w:t>
            </w:r>
            <w:proofErr w:type="gramStart"/>
            <w:r w:rsidRPr="00F53B11">
              <w:rPr>
                <w:b/>
                <w:bCs/>
                <w:sz w:val="20"/>
                <w:szCs w:val="20"/>
              </w:rPr>
              <w:t>Acknowledged</w:t>
            </w:r>
            <w:proofErr w:type="gramEnd"/>
          </w:p>
        </w:tc>
      </w:tr>
      <w:tr w:rsidR="00F53B11" w:rsidRPr="00F53B11" w14:paraId="4237E50B" w14:textId="77777777" w:rsidTr="00601E3E">
        <w:trPr>
          <w:trHeight w:val="1531"/>
        </w:trPr>
        <w:tc>
          <w:tcPr>
            <w:tcW w:w="2127" w:type="dxa"/>
            <w:tcBorders>
              <w:top w:val="single" w:sz="18" w:space="0" w:color="auto"/>
              <w:bottom w:val="single" w:sz="2" w:space="0" w:color="BFBFBF" w:themeColor="background1" w:themeShade="BF"/>
            </w:tcBorders>
            <w:noWrap/>
            <w:vAlign w:val="center"/>
            <w:hideMark/>
          </w:tcPr>
          <w:p w14:paraId="14B0A794" w14:textId="77777777" w:rsidR="007B1550" w:rsidRPr="00F53B11" w:rsidRDefault="007B1550" w:rsidP="00A06F21">
            <w:pPr>
              <w:rPr>
                <w:sz w:val="18"/>
                <w:szCs w:val="18"/>
              </w:rPr>
            </w:pPr>
            <w:r w:rsidRPr="00F53B11">
              <w:rPr>
                <w:sz w:val="18"/>
                <w:szCs w:val="18"/>
              </w:rPr>
              <w:t>Niche conservatism</w:t>
            </w:r>
          </w:p>
        </w:tc>
        <w:tc>
          <w:tcPr>
            <w:tcW w:w="3135" w:type="dxa"/>
            <w:tcBorders>
              <w:top w:val="single" w:sz="18" w:space="0" w:color="auto"/>
              <w:bottom w:val="single" w:sz="2" w:space="0" w:color="BFBFBF" w:themeColor="background1" w:themeShade="BF"/>
            </w:tcBorders>
            <w:noWrap/>
            <w:vAlign w:val="center"/>
            <w:hideMark/>
          </w:tcPr>
          <w:p w14:paraId="5819978E" w14:textId="77777777" w:rsidR="007B1550" w:rsidRPr="00F53B11" w:rsidRDefault="007B1550" w:rsidP="00A06F21">
            <w:pPr>
              <w:rPr>
                <w:sz w:val="18"/>
                <w:szCs w:val="18"/>
              </w:rPr>
            </w:pPr>
            <w:r w:rsidRPr="00F53B11">
              <w:rPr>
                <w:sz w:val="18"/>
                <w:szCs w:val="18"/>
              </w:rPr>
              <w:t>Species' ecological niches remain stable through the late Quaternary.</w:t>
            </w:r>
          </w:p>
        </w:tc>
        <w:tc>
          <w:tcPr>
            <w:tcW w:w="3764" w:type="dxa"/>
            <w:tcBorders>
              <w:top w:val="single" w:sz="18" w:space="0" w:color="auto"/>
              <w:bottom w:val="single" w:sz="2" w:space="0" w:color="BFBFBF" w:themeColor="background1" w:themeShade="BF"/>
            </w:tcBorders>
            <w:noWrap/>
            <w:vAlign w:val="center"/>
            <w:hideMark/>
          </w:tcPr>
          <w:p w14:paraId="68D804AA" w14:textId="77777777" w:rsidR="007B1550" w:rsidRPr="00F53B11" w:rsidRDefault="007B1550" w:rsidP="00A06F21">
            <w:pPr>
              <w:rPr>
                <w:sz w:val="18"/>
                <w:szCs w:val="18"/>
              </w:rPr>
            </w:pPr>
            <w:r w:rsidRPr="00F53B11">
              <w:rPr>
                <w:sz w:val="18"/>
                <w:szCs w:val="18"/>
              </w:rPr>
              <w:t>Explicitly assumed; ecological niche stability through time acknowledged but not tested directly.</w:t>
            </w:r>
          </w:p>
        </w:tc>
      </w:tr>
      <w:tr w:rsidR="00F53B11" w:rsidRPr="00F53B11" w14:paraId="65BD315D" w14:textId="77777777" w:rsidTr="00601E3E">
        <w:trPr>
          <w:trHeight w:val="1531"/>
        </w:trPr>
        <w:tc>
          <w:tcPr>
            <w:tcW w:w="2127" w:type="dxa"/>
            <w:tcBorders>
              <w:top w:val="single" w:sz="2" w:space="0" w:color="BFBFBF" w:themeColor="background1" w:themeShade="BF"/>
              <w:bottom w:val="single" w:sz="2" w:space="0" w:color="BFBFBF" w:themeColor="background1" w:themeShade="BF"/>
            </w:tcBorders>
            <w:noWrap/>
            <w:vAlign w:val="center"/>
            <w:hideMark/>
          </w:tcPr>
          <w:p w14:paraId="755AB76D" w14:textId="77777777" w:rsidR="007B1550" w:rsidRPr="00F53B11" w:rsidRDefault="007B1550" w:rsidP="00A06F21">
            <w:pPr>
              <w:rPr>
                <w:sz w:val="18"/>
                <w:szCs w:val="18"/>
              </w:rPr>
            </w:pPr>
            <w:r w:rsidRPr="00F53B11">
              <w:rPr>
                <w:sz w:val="18"/>
                <w:szCs w:val="18"/>
              </w:rPr>
              <w:t>Equilibrium assumption</w:t>
            </w:r>
          </w:p>
        </w:tc>
        <w:tc>
          <w:tcPr>
            <w:tcW w:w="3135" w:type="dxa"/>
            <w:tcBorders>
              <w:top w:val="single" w:sz="2" w:space="0" w:color="BFBFBF" w:themeColor="background1" w:themeShade="BF"/>
              <w:bottom w:val="single" w:sz="2" w:space="0" w:color="BFBFBF" w:themeColor="background1" w:themeShade="BF"/>
            </w:tcBorders>
            <w:noWrap/>
            <w:vAlign w:val="center"/>
            <w:hideMark/>
          </w:tcPr>
          <w:p w14:paraId="343BC809" w14:textId="77777777" w:rsidR="007B1550" w:rsidRPr="00F53B11" w:rsidRDefault="007B1550" w:rsidP="00A06F21">
            <w:pPr>
              <w:rPr>
                <w:sz w:val="18"/>
                <w:szCs w:val="18"/>
              </w:rPr>
            </w:pPr>
            <w:r w:rsidRPr="00F53B11">
              <w:rPr>
                <w:sz w:val="18"/>
                <w:szCs w:val="18"/>
              </w:rPr>
              <w:t>Species distributions are in equilibrium with climatic conditions at given time intervals.</w:t>
            </w:r>
          </w:p>
        </w:tc>
        <w:tc>
          <w:tcPr>
            <w:tcW w:w="3764" w:type="dxa"/>
            <w:tcBorders>
              <w:top w:val="single" w:sz="2" w:space="0" w:color="BFBFBF" w:themeColor="background1" w:themeShade="BF"/>
              <w:bottom w:val="single" w:sz="2" w:space="0" w:color="BFBFBF" w:themeColor="background1" w:themeShade="BF"/>
            </w:tcBorders>
            <w:noWrap/>
            <w:vAlign w:val="center"/>
            <w:hideMark/>
          </w:tcPr>
          <w:p w14:paraId="7475C96C" w14:textId="77777777" w:rsidR="007B1550" w:rsidRPr="00F53B11" w:rsidRDefault="007B1550" w:rsidP="00A06F21">
            <w:pPr>
              <w:rPr>
                <w:sz w:val="18"/>
                <w:szCs w:val="18"/>
              </w:rPr>
            </w:pPr>
            <w:r w:rsidRPr="00F53B11">
              <w:rPr>
                <w:sz w:val="18"/>
                <w:szCs w:val="18"/>
              </w:rPr>
              <w:t xml:space="preserve">Explicit assumption, acknowledged as a limitation </w:t>
            </w:r>
            <w:proofErr w:type="gramStart"/>
            <w:r w:rsidRPr="00F53B11">
              <w:rPr>
                <w:sz w:val="18"/>
                <w:szCs w:val="18"/>
              </w:rPr>
              <w:t>given dynamic climatic periods</w:t>
            </w:r>
            <w:proofErr w:type="gramEnd"/>
            <w:r w:rsidRPr="00F53B11">
              <w:rPr>
                <w:sz w:val="18"/>
                <w:szCs w:val="18"/>
              </w:rPr>
              <w:t xml:space="preserve"> (e.g. Last Glacial Maximum).</w:t>
            </w:r>
          </w:p>
        </w:tc>
      </w:tr>
      <w:tr w:rsidR="00F53B11" w:rsidRPr="00F53B11" w14:paraId="0CBB506A" w14:textId="77777777" w:rsidTr="00601E3E">
        <w:trPr>
          <w:trHeight w:val="1531"/>
        </w:trPr>
        <w:tc>
          <w:tcPr>
            <w:tcW w:w="2127" w:type="dxa"/>
            <w:tcBorders>
              <w:top w:val="single" w:sz="2" w:space="0" w:color="BFBFBF" w:themeColor="background1" w:themeShade="BF"/>
              <w:bottom w:val="single" w:sz="2" w:space="0" w:color="BFBFBF" w:themeColor="background1" w:themeShade="BF"/>
            </w:tcBorders>
            <w:noWrap/>
            <w:vAlign w:val="center"/>
            <w:hideMark/>
          </w:tcPr>
          <w:p w14:paraId="261BA3D0" w14:textId="77777777" w:rsidR="007B1550" w:rsidRPr="00F53B11" w:rsidRDefault="007B1550" w:rsidP="00A06F21">
            <w:pPr>
              <w:rPr>
                <w:sz w:val="18"/>
                <w:szCs w:val="18"/>
              </w:rPr>
            </w:pPr>
            <w:r w:rsidRPr="00F53B11">
              <w:rPr>
                <w:sz w:val="18"/>
                <w:szCs w:val="18"/>
              </w:rPr>
              <w:t>Pseudo-absence uncertainty</w:t>
            </w:r>
          </w:p>
        </w:tc>
        <w:tc>
          <w:tcPr>
            <w:tcW w:w="3135" w:type="dxa"/>
            <w:tcBorders>
              <w:top w:val="single" w:sz="2" w:space="0" w:color="BFBFBF" w:themeColor="background1" w:themeShade="BF"/>
              <w:bottom w:val="single" w:sz="2" w:space="0" w:color="BFBFBF" w:themeColor="background1" w:themeShade="BF"/>
            </w:tcBorders>
            <w:noWrap/>
            <w:vAlign w:val="center"/>
            <w:hideMark/>
          </w:tcPr>
          <w:p w14:paraId="0D68330A" w14:textId="77777777" w:rsidR="007B1550" w:rsidRPr="00F53B11" w:rsidRDefault="007B1550" w:rsidP="00A06F21">
            <w:pPr>
              <w:rPr>
                <w:sz w:val="18"/>
                <w:szCs w:val="18"/>
              </w:rPr>
            </w:pPr>
            <w:r w:rsidRPr="00F53B11">
              <w:rPr>
                <w:sz w:val="18"/>
                <w:szCs w:val="18"/>
              </w:rPr>
              <w:t>Generated pseudo-absences represent true unsuitable habitats.</w:t>
            </w:r>
          </w:p>
        </w:tc>
        <w:tc>
          <w:tcPr>
            <w:tcW w:w="3764" w:type="dxa"/>
            <w:tcBorders>
              <w:top w:val="single" w:sz="2" w:space="0" w:color="BFBFBF" w:themeColor="background1" w:themeShade="BF"/>
              <w:bottom w:val="single" w:sz="2" w:space="0" w:color="BFBFBF" w:themeColor="background1" w:themeShade="BF"/>
            </w:tcBorders>
            <w:noWrap/>
            <w:vAlign w:val="center"/>
            <w:hideMark/>
          </w:tcPr>
          <w:p w14:paraId="717ABD41" w14:textId="77777777" w:rsidR="007B1550" w:rsidRPr="00F53B11" w:rsidRDefault="007B1550" w:rsidP="00A06F21">
            <w:pPr>
              <w:rPr>
                <w:sz w:val="18"/>
                <w:szCs w:val="18"/>
              </w:rPr>
            </w:pPr>
            <w:r w:rsidRPr="00F53B11">
              <w:rPr>
                <w:sz w:val="18"/>
                <w:szCs w:val="18"/>
              </w:rPr>
              <w:t>Pseudo-absences generated via environmental stratification and distance filtering; potential inaccuracies explicitly acknowledged.</w:t>
            </w:r>
          </w:p>
        </w:tc>
      </w:tr>
      <w:tr w:rsidR="00F53B11" w:rsidRPr="00F53B11" w14:paraId="0875CB00" w14:textId="77777777" w:rsidTr="00601E3E">
        <w:trPr>
          <w:trHeight w:val="1531"/>
        </w:trPr>
        <w:tc>
          <w:tcPr>
            <w:tcW w:w="2127" w:type="dxa"/>
            <w:tcBorders>
              <w:top w:val="single" w:sz="2" w:space="0" w:color="BFBFBF" w:themeColor="background1" w:themeShade="BF"/>
              <w:bottom w:val="single" w:sz="2" w:space="0" w:color="BFBFBF" w:themeColor="background1" w:themeShade="BF"/>
            </w:tcBorders>
            <w:noWrap/>
            <w:vAlign w:val="center"/>
            <w:hideMark/>
          </w:tcPr>
          <w:p w14:paraId="0908B845" w14:textId="77777777" w:rsidR="007B1550" w:rsidRPr="00F53B11" w:rsidRDefault="007B1550" w:rsidP="00A06F21">
            <w:pPr>
              <w:rPr>
                <w:sz w:val="18"/>
                <w:szCs w:val="18"/>
              </w:rPr>
            </w:pPr>
            <w:r w:rsidRPr="00F53B11">
              <w:rPr>
                <w:sz w:val="18"/>
                <w:szCs w:val="18"/>
              </w:rPr>
              <w:t>Predictor completeness</w:t>
            </w:r>
          </w:p>
        </w:tc>
        <w:tc>
          <w:tcPr>
            <w:tcW w:w="3135" w:type="dxa"/>
            <w:tcBorders>
              <w:top w:val="single" w:sz="2" w:space="0" w:color="BFBFBF" w:themeColor="background1" w:themeShade="BF"/>
              <w:bottom w:val="single" w:sz="2" w:space="0" w:color="BFBFBF" w:themeColor="background1" w:themeShade="BF"/>
            </w:tcBorders>
            <w:noWrap/>
            <w:vAlign w:val="center"/>
            <w:hideMark/>
          </w:tcPr>
          <w:p w14:paraId="2E91E6AA" w14:textId="77777777" w:rsidR="007B1550" w:rsidRPr="00F53B11" w:rsidRDefault="007B1550" w:rsidP="00A06F21">
            <w:pPr>
              <w:rPr>
                <w:sz w:val="18"/>
                <w:szCs w:val="18"/>
              </w:rPr>
            </w:pPr>
            <w:r w:rsidRPr="00F53B11">
              <w:rPr>
                <w:sz w:val="18"/>
                <w:szCs w:val="18"/>
              </w:rPr>
              <w:t>Selected climate variables sufficiently capture the species' niche requirements.</w:t>
            </w:r>
          </w:p>
        </w:tc>
        <w:tc>
          <w:tcPr>
            <w:tcW w:w="3764" w:type="dxa"/>
            <w:tcBorders>
              <w:top w:val="single" w:sz="2" w:space="0" w:color="BFBFBF" w:themeColor="background1" w:themeShade="BF"/>
              <w:bottom w:val="single" w:sz="2" w:space="0" w:color="BFBFBF" w:themeColor="background1" w:themeShade="BF"/>
            </w:tcBorders>
            <w:noWrap/>
            <w:vAlign w:val="center"/>
            <w:hideMark/>
          </w:tcPr>
          <w:p w14:paraId="2E4AD90E" w14:textId="77777777" w:rsidR="007B1550" w:rsidRPr="00F53B11" w:rsidRDefault="007B1550" w:rsidP="00A06F21">
            <w:pPr>
              <w:rPr>
                <w:sz w:val="18"/>
                <w:szCs w:val="18"/>
              </w:rPr>
            </w:pPr>
            <w:r w:rsidRPr="00F53B11">
              <w:rPr>
                <w:sz w:val="18"/>
                <w:szCs w:val="18"/>
              </w:rPr>
              <w:t>Climate variables selected based on ecological relevance; possibility of omitted ecological predictors explicitly acknowledged.</w:t>
            </w:r>
          </w:p>
        </w:tc>
      </w:tr>
      <w:tr w:rsidR="00F53B11" w:rsidRPr="00F53B11" w14:paraId="27CF6051" w14:textId="77777777" w:rsidTr="00601E3E">
        <w:trPr>
          <w:trHeight w:val="1531"/>
        </w:trPr>
        <w:tc>
          <w:tcPr>
            <w:tcW w:w="2127" w:type="dxa"/>
            <w:tcBorders>
              <w:top w:val="single" w:sz="2" w:space="0" w:color="BFBFBF" w:themeColor="background1" w:themeShade="BF"/>
              <w:bottom w:val="single" w:sz="2" w:space="0" w:color="BFBFBF" w:themeColor="background1" w:themeShade="BF"/>
            </w:tcBorders>
            <w:noWrap/>
            <w:vAlign w:val="center"/>
            <w:hideMark/>
          </w:tcPr>
          <w:p w14:paraId="29F97B78" w14:textId="77777777" w:rsidR="007B1550" w:rsidRPr="00F53B11" w:rsidRDefault="007B1550" w:rsidP="00A06F21">
            <w:pPr>
              <w:rPr>
                <w:sz w:val="18"/>
                <w:szCs w:val="18"/>
              </w:rPr>
            </w:pPr>
            <w:r w:rsidRPr="00F53B11">
              <w:rPr>
                <w:sz w:val="18"/>
                <w:szCs w:val="18"/>
              </w:rPr>
              <w:t>Sampling bias (fossil data)</w:t>
            </w:r>
          </w:p>
        </w:tc>
        <w:tc>
          <w:tcPr>
            <w:tcW w:w="3135" w:type="dxa"/>
            <w:tcBorders>
              <w:top w:val="single" w:sz="2" w:space="0" w:color="BFBFBF" w:themeColor="background1" w:themeShade="BF"/>
              <w:bottom w:val="single" w:sz="2" w:space="0" w:color="BFBFBF" w:themeColor="background1" w:themeShade="BF"/>
            </w:tcBorders>
            <w:noWrap/>
            <w:vAlign w:val="center"/>
            <w:hideMark/>
          </w:tcPr>
          <w:p w14:paraId="63027479" w14:textId="77777777" w:rsidR="007B1550" w:rsidRPr="00F53B11" w:rsidRDefault="007B1550" w:rsidP="00A06F21">
            <w:pPr>
              <w:rPr>
                <w:sz w:val="18"/>
                <w:szCs w:val="18"/>
              </w:rPr>
            </w:pPr>
            <w:r w:rsidRPr="00F53B11">
              <w:rPr>
                <w:sz w:val="18"/>
                <w:szCs w:val="18"/>
              </w:rPr>
              <w:t>Fossil and subfossil occurrences accurately represent past species distributions without significant spatial biases.</w:t>
            </w:r>
          </w:p>
        </w:tc>
        <w:tc>
          <w:tcPr>
            <w:tcW w:w="3764" w:type="dxa"/>
            <w:tcBorders>
              <w:top w:val="single" w:sz="2" w:space="0" w:color="BFBFBF" w:themeColor="background1" w:themeShade="BF"/>
              <w:bottom w:val="single" w:sz="2" w:space="0" w:color="BFBFBF" w:themeColor="background1" w:themeShade="BF"/>
            </w:tcBorders>
            <w:noWrap/>
            <w:vAlign w:val="center"/>
            <w:hideMark/>
          </w:tcPr>
          <w:p w14:paraId="703B238A" w14:textId="77777777" w:rsidR="007B1550" w:rsidRPr="00F53B11" w:rsidRDefault="007B1550" w:rsidP="00A06F21">
            <w:pPr>
              <w:rPr>
                <w:sz w:val="18"/>
                <w:szCs w:val="18"/>
              </w:rPr>
            </w:pPr>
            <w:r w:rsidRPr="00F53B11">
              <w:rPr>
                <w:sz w:val="18"/>
                <w:szCs w:val="18"/>
              </w:rPr>
              <w:t>Considerable bias likely due to reliance solely on fossil records; mitigated partially via spatial thinning and spatial-block cross-validation, explicitly acknowledged as a key limitation.</w:t>
            </w:r>
          </w:p>
        </w:tc>
      </w:tr>
      <w:tr w:rsidR="00F53B11" w:rsidRPr="00F53B11" w14:paraId="3C134630" w14:textId="77777777" w:rsidTr="00601E3E">
        <w:trPr>
          <w:trHeight w:val="1531"/>
        </w:trPr>
        <w:tc>
          <w:tcPr>
            <w:tcW w:w="2127" w:type="dxa"/>
            <w:tcBorders>
              <w:top w:val="single" w:sz="2" w:space="0" w:color="BFBFBF" w:themeColor="background1" w:themeShade="BF"/>
              <w:bottom w:val="single" w:sz="2" w:space="0" w:color="BFBFBF" w:themeColor="background1" w:themeShade="BF"/>
            </w:tcBorders>
            <w:noWrap/>
            <w:vAlign w:val="center"/>
            <w:hideMark/>
          </w:tcPr>
          <w:p w14:paraId="59AECE94" w14:textId="77777777" w:rsidR="007B1550" w:rsidRPr="00F53B11" w:rsidRDefault="007B1550" w:rsidP="00A06F21">
            <w:pPr>
              <w:rPr>
                <w:sz w:val="18"/>
                <w:szCs w:val="18"/>
              </w:rPr>
            </w:pPr>
            <w:r w:rsidRPr="00F53B11">
              <w:rPr>
                <w:sz w:val="18"/>
                <w:szCs w:val="18"/>
              </w:rPr>
              <w:t>Age uncertainty (fossil data)</w:t>
            </w:r>
          </w:p>
        </w:tc>
        <w:tc>
          <w:tcPr>
            <w:tcW w:w="3135" w:type="dxa"/>
            <w:tcBorders>
              <w:top w:val="single" w:sz="2" w:space="0" w:color="BFBFBF" w:themeColor="background1" w:themeShade="BF"/>
              <w:bottom w:val="single" w:sz="2" w:space="0" w:color="BFBFBF" w:themeColor="background1" w:themeShade="BF"/>
            </w:tcBorders>
            <w:noWrap/>
            <w:vAlign w:val="center"/>
            <w:hideMark/>
          </w:tcPr>
          <w:p w14:paraId="2237E4BA" w14:textId="77777777" w:rsidR="007B1550" w:rsidRPr="00F53B11" w:rsidRDefault="007B1550" w:rsidP="00A06F21">
            <w:pPr>
              <w:rPr>
                <w:sz w:val="18"/>
                <w:szCs w:val="18"/>
              </w:rPr>
            </w:pPr>
            <w:r w:rsidRPr="00F53B11">
              <w:rPr>
                <w:sz w:val="18"/>
                <w:szCs w:val="18"/>
              </w:rPr>
              <w:t>Fossil specimen ages are accurately known and precisely assigned to modelled time intervals.</w:t>
            </w:r>
          </w:p>
        </w:tc>
        <w:tc>
          <w:tcPr>
            <w:tcW w:w="3764" w:type="dxa"/>
            <w:tcBorders>
              <w:top w:val="single" w:sz="2" w:space="0" w:color="BFBFBF" w:themeColor="background1" w:themeShade="BF"/>
              <w:bottom w:val="single" w:sz="2" w:space="0" w:color="BFBFBF" w:themeColor="background1" w:themeShade="BF"/>
            </w:tcBorders>
            <w:noWrap/>
            <w:vAlign w:val="center"/>
            <w:hideMark/>
          </w:tcPr>
          <w:p w14:paraId="554E68B2" w14:textId="77777777" w:rsidR="007B1550" w:rsidRPr="00F53B11" w:rsidRDefault="007B1550" w:rsidP="00A06F21">
            <w:pPr>
              <w:rPr>
                <w:sz w:val="18"/>
                <w:szCs w:val="18"/>
              </w:rPr>
            </w:pPr>
            <w:r w:rsidRPr="00F53B11">
              <w:rPr>
                <w:sz w:val="18"/>
                <w:szCs w:val="18"/>
              </w:rPr>
              <w:t>Age estimates often imprecise or indirectly inferred; explicitly acknowledged, with sensitivity analyses conducted to assess impact.</w:t>
            </w:r>
          </w:p>
        </w:tc>
      </w:tr>
      <w:tr w:rsidR="004C3507" w:rsidRPr="00F53B11" w14:paraId="398FEB0E" w14:textId="77777777" w:rsidTr="00601E3E">
        <w:trPr>
          <w:trHeight w:val="1531"/>
        </w:trPr>
        <w:tc>
          <w:tcPr>
            <w:tcW w:w="2127" w:type="dxa"/>
            <w:tcBorders>
              <w:top w:val="single" w:sz="2" w:space="0" w:color="BFBFBF" w:themeColor="background1" w:themeShade="BF"/>
              <w:bottom w:val="single" w:sz="18" w:space="0" w:color="auto"/>
            </w:tcBorders>
            <w:noWrap/>
            <w:vAlign w:val="center"/>
            <w:hideMark/>
          </w:tcPr>
          <w:p w14:paraId="4A786AE4" w14:textId="77777777" w:rsidR="007B1550" w:rsidRPr="00F53B11" w:rsidRDefault="007B1550" w:rsidP="00A06F21">
            <w:pPr>
              <w:rPr>
                <w:sz w:val="18"/>
                <w:szCs w:val="18"/>
              </w:rPr>
            </w:pPr>
            <w:r w:rsidRPr="00F53B11">
              <w:rPr>
                <w:sz w:val="18"/>
                <w:szCs w:val="18"/>
              </w:rPr>
              <w:t>Extrapolation uncertainty</w:t>
            </w:r>
          </w:p>
        </w:tc>
        <w:tc>
          <w:tcPr>
            <w:tcW w:w="3135" w:type="dxa"/>
            <w:tcBorders>
              <w:top w:val="single" w:sz="2" w:space="0" w:color="BFBFBF" w:themeColor="background1" w:themeShade="BF"/>
              <w:bottom w:val="single" w:sz="18" w:space="0" w:color="auto"/>
            </w:tcBorders>
            <w:noWrap/>
            <w:vAlign w:val="center"/>
            <w:hideMark/>
          </w:tcPr>
          <w:p w14:paraId="08A9834D" w14:textId="77777777" w:rsidR="007B1550" w:rsidRPr="00F53B11" w:rsidRDefault="007B1550" w:rsidP="00A06F21">
            <w:pPr>
              <w:rPr>
                <w:sz w:val="18"/>
                <w:szCs w:val="18"/>
              </w:rPr>
            </w:pPr>
            <w:r w:rsidRPr="00F53B11">
              <w:rPr>
                <w:sz w:val="18"/>
                <w:szCs w:val="18"/>
              </w:rPr>
              <w:t>Model predictions into climates outside present-day analogues (e.g., Last Glacial Maximum) are reliable and interpretable.</w:t>
            </w:r>
          </w:p>
        </w:tc>
        <w:tc>
          <w:tcPr>
            <w:tcW w:w="3764" w:type="dxa"/>
            <w:tcBorders>
              <w:top w:val="single" w:sz="2" w:space="0" w:color="BFBFBF" w:themeColor="background1" w:themeShade="BF"/>
              <w:bottom w:val="single" w:sz="18" w:space="0" w:color="auto"/>
            </w:tcBorders>
            <w:noWrap/>
            <w:vAlign w:val="center"/>
            <w:hideMark/>
          </w:tcPr>
          <w:p w14:paraId="6A1EC59C" w14:textId="77777777" w:rsidR="007B1550" w:rsidRPr="00F53B11" w:rsidRDefault="007B1550" w:rsidP="00A06F21">
            <w:pPr>
              <w:rPr>
                <w:sz w:val="18"/>
                <w:szCs w:val="18"/>
              </w:rPr>
            </w:pPr>
            <w:r w:rsidRPr="00F53B11">
              <w:rPr>
                <w:sz w:val="18"/>
                <w:szCs w:val="18"/>
              </w:rPr>
              <w:t>Explicitly acknowledged; potential limitations discussed, but direct evaluation of environmental novelty not conducted.</w:t>
            </w:r>
          </w:p>
        </w:tc>
      </w:tr>
    </w:tbl>
    <w:p w14:paraId="2C398B05" w14:textId="20C528A0" w:rsidR="00870ACD" w:rsidRDefault="00870ACD" w:rsidP="001E4115">
      <w:pPr>
        <w:spacing w:line="480" w:lineRule="auto"/>
        <w:rPr>
          <w:ins w:id="434" w:author="Annie Kraehe" w:date="2025-05-23T16:44:00Z" w16du:dateUtc="2025-05-23T07:14:00Z"/>
        </w:rPr>
      </w:pPr>
    </w:p>
    <w:p w14:paraId="2B16B25B" w14:textId="77777777" w:rsidR="009E6FF8" w:rsidRPr="006855D4" w:rsidDel="00870ACD" w:rsidRDefault="009E6FF8" w:rsidP="001E4115">
      <w:pPr>
        <w:spacing w:line="480" w:lineRule="auto"/>
        <w:rPr>
          <w:del w:id="435" w:author="Annie Kraehe" w:date="2025-05-23T16:43:00Z" w16du:dateUtc="2025-05-23T07:13:00Z"/>
          <w:rPrChange w:id="436" w:author="Annie Kraehe" w:date="2025-05-23T16:32:00Z" w16du:dateUtc="2025-05-23T07:02:00Z">
            <w:rPr>
              <w:del w:id="437" w:author="Annie Kraehe" w:date="2025-05-23T16:43:00Z" w16du:dateUtc="2025-05-23T07:13:00Z"/>
              <w:rStyle w:val="Heading1Char"/>
              <w:rFonts w:cs="Times New Roman"/>
              <w:b/>
              <w:bCs/>
              <w:color w:val="auto"/>
            </w:rPr>
          </w:rPrChange>
        </w:rPr>
        <w:pPrChange w:id="438" w:author="Annie Kraehe" w:date="2025-05-23T16:32:00Z" w16du:dateUtc="2025-05-23T07:02:00Z">
          <w:pPr>
            <w:pStyle w:val="Heading1"/>
            <w:spacing w:line="360" w:lineRule="auto"/>
          </w:pPr>
        </w:pPrChange>
      </w:pPr>
    </w:p>
    <w:p w14:paraId="6505AA82" w14:textId="735BD164" w:rsidR="003E29FF" w:rsidRPr="006855D4" w:rsidDel="00265AF8" w:rsidRDefault="003E29FF" w:rsidP="001E4115">
      <w:pPr>
        <w:spacing w:line="480" w:lineRule="auto"/>
        <w:rPr>
          <w:del w:id="439" w:author="Annie Kraehe" w:date="2025-05-19T14:38:00Z" w16du:dateUtc="2025-05-19T05:08:00Z"/>
        </w:rPr>
        <w:pPrChange w:id="440" w:author="Annie Kraehe" w:date="2025-05-23T16:32:00Z" w16du:dateUtc="2025-05-23T07:02:00Z">
          <w:pPr>
            <w:pStyle w:val="Heading2"/>
          </w:pPr>
        </w:pPrChange>
      </w:pPr>
      <w:del w:id="441" w:author="Annie Kraehe" w:date="2025-05-19T14:38:00Z" w16du:dateUtc="2025-05-19T05:08:00Z">
        <w:r w:rsidRPr="006855D4" w:rsidDel="00265AF8">
          <w:delText>Ecological Interpretation</w:delText>
        </w:r>
      </w:del>
    </w:p>
    <w:p w14:paraId="256B3C28" w14:textId="211CD7C4" w:rsidR="003E29FF" w:rsidRPr="00F53B11" w:rsidDel="00265AF8" w:rsidRDefault="003E29FF" w:rsidP="001E4115">
      <w:pPr>
        <w:spacing w:line="480" w:lineRule="auto"/>
        <w:rPr>
          <w:del w:id="442" w:author="Annie Kraehe" w:date="2025-05-19T14:40:00Z" w16du:dateUtc="2025-05-19T05:10:00Z"/>
        </w:rPr>
      </w:pPr>
      <w:del w:id="443" w:author="Annie Kraehe" w:date="2025-05-23T16:44:00Z" w16du:dateUtc="2025-05-23T07:14:00Z">
        <w:r w:rsidRPr="006855D4" w:rsidDel="00800623">
          <w:delText>To aid ecological interpreta</w:delText>
        </w:r>
        <w:r w:rsidRPr="00F53B11" w:rsidDel="00800623">
          <w:delText>tion, Partial Dependence Profiles were generated using the DALEX package</w:delText>
        </w:r>
      </w:del>
      <w:ins w:id="444" w:author="Annie Kraehe" w:date="2025-05-14T11:46:00Z" w16du:dateUtc="2025-05-14T02:16:00Z">
        <w:del w:id="445" w:author="Annie Kraehe" w:date="2025-05-23T16:44:00Z" w16du:dateUtc="2025-05-23T07:14:00Z">
          <w:r w:rsidR="004508A4" w:rsidRPr="00F53B11" w:rsidDel="00800623">
            <w:rPr>
              <w:rPrChange w:id="446" w:author="Annie Kraehe" w:date="2025-05-19T17:04:00Z" w16du:dateUtc="2025-05-19T07:34:00Z">
                <w:rPr>
                  <w:color w:val="DE4A9F"/>
                </w:rPr>
              </w:rPrChange>
            </w:rPr>
            <w:delText>package</w:delText>
          </w:r>
        </w:del>
      </w:ins>
      <w:del w:id="447" w:author="Annie Kraehe" w:date="2025-05-23T16:44:00Z" w16du:dateUtc="2025-05-23T07:14:00Z">
        <w:r w:rsidRPr="00F53B11" w:rsidDel="00800623">
          <w:delText xml:space="preserve"> </w:delText>
        </w:r>
        <w:r w:rsidRPr="00F53B11" w:rsidDel="00800623">
          <w:fldChar w:fldCharType="begin"/>
        </w:r>
        <w:r w:rsidR="002E1B74" w:rsidRPr="00F53B11" w:rsidDel="00800623">
          <w:delInstrText xml:space="preserve"> ADDIN EN.CITE &lt;EndNote&gt;&lt;Cite&gt;&lt;Author&gt;Biecek&lt;/Author&gt;&lt;Year&gt;2018&lt;/Year&gt;&lt;RecNum&gt;1524&lt;/RecNum&gt;&lt;DisplayText&gt;(Biecek, 2018)&lt;/DisplayText&gt;&lt;record&gt;&lt;rec-number&gt;1524&lt;/rec-number&gt;&lt;foreign-keys&gt;&lt;key app="EN" db-id="e0wsva0pt9tdf2e2v02v59toar99ttxfrsap" timestamp="1746435344" guid="c2bad5df-7379-4555-a6df-ae89817ab57a"&gt;1524&lt;/key&gt;&lt;/foreign-keys&gt;&lt;ref-type name="Computer Program"&gt;9&lt;/ref-type&gt;&lt;contributors&gt;&lt;authors&gt;&lt;author&gt;Biecek, Przemyslaw&lt;/author&gt;&lt;/authors&gt;&lt;/contributors&gt;&lt;titles&gt;&lt;title&gt;DALEX: Explainers for Complex Predictive Models in R&lt;/title&gt;&lt;/titles&gt;&lt;dates&gt;&lt;year&gt;2018&lt;/year&gt;&lt;/dates&gt;&lt;publisher&gt;CRAN&lt;/publisher&gt;&lt;urls&gt;&lt;related-urls&gt;&lt;url&gt;https://jmlr.org/papers/v19/18-416.html&lt;/url&gt;&lt;/related-urls&gt;&lt;/urls&gt;&lt;/record&gt;&lt;/Cite&gt;&lt;/EndNote&gt;</w:delInstrText>
        </w:r>
        <w:r w:rsidRPr="00F53B11" w:rsidDel="00800623">
          <w:fldChar w:fldCharType="separate"/>
        </w:r>
        <w:r w:rsidRPr="00F53B11" w:rsidDel="00800623">
          <w:rPr>
            <w:noProof/>
          </w:rPr>
          <w:delText>(Biecek, 2018)</w:delText>
        </w:r>
        <w:r w:rsidRPr="00F53B11" w:rsidDel="00800623">
          <w:fldChar w:fldCharType="end"/>
        </w:r>
        <w:r w:rsidRPr="00F53B11" w:rsidDel="00800623">
          <w:delText xml:space="preserve">, illustrating how individual environmental predictors influenced the predicted probability of presence. </w:delText>
        </w:r>
      </w:del>
    </w:p>
    <w:p w14:paraId="1DEF98D5" w14:textId="0706D3C2" w:rsidR="003E29FF" w:rsidRPr="00F53B11" w:rsidDel="00800623" w:rsidRDefault="003E29FF" w:rsidP="001E4115">
      <w:pPr>
        <w:spacing w:line="480" w:lineRule="auto"/>
        <w:rPr>
          <w:del w:id="448" w:author="Annie Kraehe" w:date="2025-05-23T16:44:00Z" w16du:dateUtc="2025-05-23T07:14:00Z"/>
        </w:rPr>
      </w:pPr>
      <w:del w:id="449" w:author="Annie Kraehe" w:date="2025-05-23T16:44:00Z" w16du:dateUtc="2025-05-23T07:14:00Z">
        <w:r w:rsidRPr="00F53B11" w:rsidDel="00800623">
          <w:delText>Variable Importance (VIP) plots, also generated using DALEX</w:delText>
        </w:r>
        <w:r w:rsidR="00265AF8" w:rsidRPr="00F53B11" w:rsidDel="00800623">
          <w:fldChar w:fldCharType="begin"/>
        </w:r>
        <w:r w:rsidR="00265AF8" w:rsidRPr="00F53B11" w:rsidDel="00800623">
          <w:delInstrText xml:space="preserve"> ADDIN EN.CITE &lt;EndNote&gt;&lt;Cite&gt;&lt;Author&gt;Biecek&lt;/Author&gt;&lt;Year&gt;2018&lt;/Year&gt;&lt;RecNum&gt;44&lt;/RecNum&gt;&lt;DisplayText&gt;(Biecek, 2018)&lt;/DisplayText&gt;&lt;record&gt;&lt;rec-number&gt;44&lt;/rec-number&gt;&lt;foreign-keys&gt;&lt;key app="EN" db-id="re2war52eza5rdewpp2v0stjxwv5v9f02wt5" timestamp="1747114064"&gt;44&lt;/key&gt;&lt;/foreign-keys&gt;&lt;ref-type name="Computer Program"&gt;9&lt;/ref-type&gt;&lt;contributors&gt;&lt;authors&gt;&lt;author&gt;Biecek, Przemyslaw&lt;/author&gt;&lt;/authors&gt;&lt;/contributors&gt;&lt;titles&gt;&lt;title&gt;DALEX: Explainers for Complex Predictive Models in R&lt;/title&gt;&lt;/titles&gt;&lt;dates&gt;&lt;year&gt;2018&lt;/year&gt;&lt;/dates&gt;&lt;publisher&gt;CRAN&lt;/publisher&gt;&lt;urls&gt;&lt;related-urls&gt;&lt;url&gt;https://jmlr.org/papers/v19/18-416.html&lt;/url&gt;&lt;/related-urls&gt;&lt;/urls&gt;&lt;/record&gt;&lt;/Cite&gt;&lt;/EndNote&gt;</w:delInstrText>
        </w:r>
        <w:r w:rsidR="00265AF8" w:rsidRPr="00F53B11" w:rsidDel="00800623">
          <w:fldChar w:fldCharType="separate"/>
        </w:r>
        <w:r w:rsidR="00265AF8" w:rsidRPr="00F53B11" w:rsidDel="00800623">
          <w:rPr>
            <w:noProof/>
          </w:rPr>
          <w:delText>(Biecek, 2018)</w:delText>
        </w:r>
        <w:r w:rsidR="00265AF8" w:rsidRPr="00F53B11" w:rsidDel="00800623">
          <w:fldChar w:fldCharType="end"/>
        </w:r>
        <w:r w:rsidRPr="00F53B11" w:rsidDel="00800623">
          <w:delText>, were used to rank predictor variables by their influence on model predictions. This analysis helped identify which environmental factors were most influential in shaping habitat suitability across time.</w:delText>
        </w:r>
      </w:del>
    </w:p>
    <w:p w14:paraId="6B995286" w14:textId="15786B42" w:rsidR="00D1780E" w:rsidRPr="00800623" w:rsidDel="00265AF8" w:rsidRDefault="00D1780E" w:rsidP="001E4115">
      <w:pPr>
        <w:pStyle w:val="Heading1"/>
        <w:spacing w:line="480" w:lineRule="auto"/>
        <w:rPr>
          <w:del w:id="450" w:author="Annie Kraehe" w:date="2025-05-19T14:37:00Z" w16du:dateUtc="2025-05-19T05:07:00Z"/>
          <w:rStyle w:val="Heading1Char"/>
          <w:rFonts w:cs="Times New Roman"/>
          <w:color w:val="auto"/>
        </w:rPr>
        <w:pPrChange w:id="451" w:author="Annie Kraehe" w:date="2025-05-23T16:46:00Z" w16du:dateUtc="2025-05-23T07:16:00Z">
          <w:pPr>
            <w:spacing w:before="0" w:beforeAutospacing="0" w:after="160" w:afterAutospacing="0"/>
          </w:pPr>
        </w:pPrChange>
      </w:pPr>
      <w:del w:id="452" w:author="Annie Kraehe" w:date="2025-05-19T14:37:00Z" w16du:dateUtc="2025-05-19T05:07:00Z">
        <w:r w:rsidRPr="00800623" w:rsidDel="00265AF8">
          <w:rPr>
            <w:rStyle w:val="Heading1Char"/>
            <w:rFonts w:cs="Times New Roman"/>
            <w:b/>
            <w:bCs/>
            <w:color w:val="auto"/>
            <w:rPrChange w:id="453" w:author="Annie Kraehe" w:date="2025-05-23T16:46:00Z" w16du:dateUtc="2025-05-23T07:16:00Z">
              <w:rPr>
                <w:rStyle w:val="Heading1Char"/>
                <w:rFonts w:cs="Times New Roman"/>
                <w:b w:val="0"/>
                <w:bCs w:val="0"/>
                <w:color w:val="auto"/>
              </w:rPr>
            </w:rPrChange>
          </w:rPr>
          <w:br w:type="page"/>
        </w:r>
      </w:del>
    </w:p>
    <w:p w14:paraId="701C2C9A" w14:textId="77777777" w:rsidR="00A34CB0" w:rsidRPr="00800623" w:rsidRDefault="0023435A" w:rsidP="001E4115">
      <w:pPr>
        <w:pStyle w:val="Heading1"/>
        <w:spacing w:line="480" w:lineRule="auto"/>
        <w:pPrChange w:id="454" w:author="Annie Kraehe" w:date="2025-05-23T16:46:00Z" w16du:dateUtc="2025-05-23T07:16:00Z">
          <w:pPr>
            <w:pStyle w:val="Heading1"/>
            <w:spacing w:line="360" w:lineRule="auto"/>
          </w:pPr>
        </w:pPrChange>
      </w:pPr>
      <w:bookmarkStart w:id="455" w:name="_Toc198911011"/>
      <w:r w:rsidRPr="00800623">
        <w:rPr>
          <w:rStyle w:val="Heading1Char"/>
          <w:rFonts w:cs="Times New Roman"/>
          <w:b/>
          <w:bCs/>
          <w:color w:val="auto"/>
          <w:rPrChange w:id="456" w:author="Annie Kraehe" w:date="2025-05-23T16:46:00Z" w16du:dateUtc="2025-05-23T07:16:00Z">
            <w:rPr>
              <w:rStyle w:val="Heading1Char"/>
              <w:rFonts w:cs="Times New Roman"/>
              <w:color w:val="auto"/>
            </w:rPr>
          </w:rPrChange>
        </w:rPr>
        <w:t>Results</w:t>
      </w:r>
      <w:del w:id="457" w:author="Annie Kraehe" w:date="2025-05-23T16:46:00Z" w16du:dateUtc="2025-05-23T07:16:00Z">
        <w:r w:rsidRPr="00800623" w:rsidDel="00800623">
          <w:rPr>
            <w:rStyle w:val="Heading1Char"/>
            <w:rFonts w:cs="Times New Roman"/>
            <w:b/>
            <w:bCs/>
            <w:color w:val="auto"/>
            <w:rPrChange w:id="458" w:author="Annie Kraehe" w:date="2025-05-23T16:46:00Z" w16du:dateUtc="2025-05-23T07:16:00Z">
              <w:rPr>
                <w:rStyle w:val="Heading1Char"/>
                <w:rFonts w:cs="Times New Roman"/>
                <w:color w:val="auto"/>
              </w:rPr>
            </w:rPrChange>
          </w:rPr>
          <w:delText>:</w:delText>
        </w:r>
        <w:bookmarkEnd w:id="455"/>
        <w:r w:rsidR="00A34CB0" w:rsidRPr="00800623" w:rsidDel="00800623">
          <w:delText xml:space="preserve"> </w:delText>
        </w:r>
      </w:del>
    </w:p>
    <w:p w14:paraId="5DD28172" w14:textId="39AD0A1F" w:rsidR="00DC7FE8" w:rsidRPr="00F53B11" w:rsidDel="00870ACD" w:rsidRDefault="00F218DF" w:rsidP="001E4115">
      <w:pPr>
        <w:pStyle w:val="Caption"/>
        <w:keepNext/>
        <w:spacing w:line="480" w:lineRule="auto"/>
        <w:rPr>
          <w:del w:id="459" w:author="Annie Kraehe" w:date="2025-05-23T16:35:00Z" w16du:dateUtc="2025-05-23T07:05:00Z"/>
        </w:rPr>
      </w:pPr>
      <w:bookmarkStart w:id="460" w:name="_Ref198060976"/>
      <w:del w:id="461" w:author="Annie Kraehe" w:date="2025-05-23T16:35:00Z" w16du:dateUtc="2025-05-23T07:05:00Z">
        <w:r w:rsidRPr="00F53B11" w:rsidDel="00870ACD">
          <w:rPr>
            <w:rPrChange w:id="462" w:author="Annie Kraehe" w:date="2025-05-19T17:04:00Z" w16du:dateUtc="2025-05-19T07:34:00Z">
              <w:rPr>
                <w:color w:val="FF0000"/>
              </w:rPr>
            </w:rPrChange>
          </w:rPr>
          <w:delText>Table</w:delText>
        </w:r>
        <w:r w:rsidR="00DC7FE8" w:rsidRPr="00F53B11" w:rsidDel="00870ACD">
          <w:delText xml:space="preserve"> </w:delText>
        </w:r>
        <w:r w:rsidR="00DC7FE8" w:rsidRPr="00F53B11" w:rsidDel="00870ACD">
          <w:fldChar w:fldCharType="begin"/>
        </w:r>
        <w:r w:rsidR="00DC7FE8" w:rsidRPr="00F53B11" w:rsidDel="00870ACD">
          <w:delInstrText xml:space="preserve"> SEQ Table \* ARABIC </w:delInstrText>
        </w:r>
        <w:r w:rsidR="00DC7FE8" w:rsidRPr="00F53B11" w:rsidDel="00870ACD">
          <w:fldChar w:fldCharType="separate"/>
        </w:r>
      </w:del>
      <w:del w:id="463" w:author="Annie Kraehe" w:date="2025-05-19T13:34:00Z" w16du:dateUtc="2025-05-19T04:04:00Z">
        <w:r w:rsidR="0087659B" w:rsidRPr="00F53B11" w:rsidDel="00642556">
          <w:delText>3</w:delText>
        </w:r>
      </w:del>
      <w:del w:id="464" w:author="Annie Kraehe" w:date="2025-05-23T16:35:00Z" w16du:dateUtc="2025-05-23T07:05:00Z">
        <w:r w:rsidR="00DC7FE8" w:rsidRPr="00F53B11" w:rsidDel="00870ACD">
          <w:fldChar w:fldCharType="end"/>
        </w:r>
        <w:bookmarkEnd w:id="460"/>
        <w:r w:rsidR="00DC7FE8" w:rsidRPr="00F53B11" w:rsidDel="00870ACD">
          <w:delText xml:space="preserve">. </w:delText>
        </w:r>
        <w:r w:rsidR="00DC7FE8" w:rsidRPr="00F53B11" w:rsidDel="00870ACD">
          <w:rPr>
            <w:b w:val="0"/>
            <w:bCs w:val="0"/>
          </w:rPr>
          <w:delText xml:space="preserve">Approximate area of midden sampling coverage for each major region used in model validation, based on the spatial extent of dated midden records. Note: Pilbara coordinates are </w:delText>
        </w:r>
        <w:commentRangeStart w:id="465"/>
        <w:r w:rsidR="00DC7FE8" w:rsidRPr="00F53B11" w:rsidDel="00870ACD">
          <w:rPr>
            <w:b w:val="0"/>
            <w:bCs w:val="0"/>
          </w:rPr>
          <w:delText>unavailable</w:delText>
        </w:r>
        <w:commentRangeEnd w:id="465"/>
        <w:r w:rsidR="00DC7FE8" w:rsidRPr="00F53B11" w:rsidDel="00870ACD">
          <w:rPr>
            <w:rStyle w:val="CommentReference"/>
            <w:b w:val="0"/>
            <w:bCs w:val="0"/>
          </w:rPr>
          <w:commentReference w:id="465"/>
        </w:r>
        <w:r w:rsidR="00DC7FE8" w:rsidRPr="00F53B11" w:rsidDel="00870ACD">
          <w:rPr>
            <w:b w:val="0"/>
            <w:bCs w:val="0"/>
          </w:rPr>
          <w:delText xml:space="preserve">; however, </w:delText>
        </w:r>
        <w:r w:rsidR="00EB2979" w:rsidRPr="00F53B11" w:rsidDel="00870ACD">
          <w:rPr>
            <w:b w:val="0"/>
            <w:bCs w:val="0"/>
          </w:rPr>
          <w:fldChar w:fldCharType="begin"/>
        </w:r>
        <w:r w:rsidR="00EB2979" w:rsidRPr="00F53B11" w:rsidDel="00870ACD">
          <w:rPr>
            <w:b w:val="0"/>
            <w:bCs w:val="0"/>
          </w:rPr>
          <w:delInstrText xml:space="preserve"> ADDIN EN.CITE &lt;EndNote&gt;&lt;Cite AuthorYear="1"&gt;&lt;Author&gt;McBride&lt;/Author&gt;&lt;Year&gt;2022&lt;/Year&gt;&lt;RecNum&gt;569&lt;/RecNum&gt;&lt;DisplayText&gt;McBride et al. (2022)&lt;/DisplayText&gt;&lt;record&gt;&lt;rec-number&gt;569&lt;/rec-number&gt;&lt;foreign-keys&gt;&lt;key app="EN" db-id="e0wsva0pt9tdf2e2v02v59toar99ttxfrsap" timestamp="1703919848" guid="201a55a3-6a94-4856-bc36-4813cfc2f145"&gt;569&lt;/key&gt;&lt;/foreign-keys&gt;&lt;ref-type name="Journal Article"&gt;17&lt;/ref-type&gt;&lt;contributors&gt;&lt;authors&gt;&lt;author&gt;McBride, Emily&lt;/author&gt;&lt;author&gt;Wallis, Lynley A&lt;/author&gt;&lt;author&gt;Hopf, Felicitas&lt;/author&gt;&lt;author&gt;Haberle, Simon G&lt;/author&gt;&lt;author&gt;Dardengo, Mia&lt;/author&gt;&lt;/authors&gt;&lt;/contributors&gt;&lt;titles&gt;&lt;title&gt;Demonstrating the potential of amberat middens for understanding late Quaternary palaeoenvironments in the Central Pilbara, western Australia&lt;/title&gt;&lt;secondary-title&gt;Quaternary International&lt;/secondary-title&gt;&lt;/titles&gt;&lt;periodical&gt;&lt;full-title&gt;Quaternary International&lt;/full-title&gt;&lt;/periodical&gt;&lt;pages&gt;99-110&lt;/pages&gt;&lt;volume&gt;634&lt;/volume&gt;&lt;dates&gt;&lt;year&gt;2022&lt;/year&gt;&lt;/dates&gt;&lt;isbn&gt;1040-6182&lt;/isbn&gt;&lt;urls&gt;&lt;/urls&gt;&lt;electronic-resource-num&gt;https://doi.org/10.1016/j.quaint.2022.05.009&lt;/electronic-resource-num&gt;&lt;/record&gt;&lt;/Cite&gt;&lt;/EndNote&gt;</w:delInstrText>
        </w:r>
        <w:r w:rsidR="00EB2979" w:rsidRPr="00F53B11" w:rsidDel="00870ACD">
          <w:rPr>
            <w:b w:val="0"/>
            <w:bCs w:val="0"/>
          </w:rPr>
          <w:fldChar w:fldCharType="separate"/>
        </w:r>
        <w:r w:rsidR="00EB2979" w:rsidRPr="00F53B11" w:rsidDel="00870ACD">
          <w:rPr>
            <w:b w:val="0"/>
            <w:bCs w:val="0"/>
          </w:rPr>
          <w:delText>McBride et al. (2022)</w:delText>
        </w:r>
        <w:r w:rsidR="00EB2979" w:rsidRPr="00F53B11" w:rsidDel="00870ACD">
          <w:rPr>
            <w:b w:val="0"/>
            <w:bCs w:val="0"/>
          </w:rPr>
          <w:fldChar w:fldCharType="end"/>
        </w:r>
        <w:r w:rsidR="00DC7FE8" w:rsidRPr="00F53B11" w:rsidDel="00870ACD">
          <w:rPr>
            <w:b w:val="0"/>
            <w:bCs w:val="0"/>
          </w:rPr>
          <w:delText xml:space="preserve"> these samples derive from a small, intensively sampled locality within </w:delText>
        </w:r>
        <w:commentRangeStart w:id="466"/>
        <w:commentRangeStart w:id="467"/>
        <w:commentRangeStart w:id="468"/>
        <w:r w:rsidR="00DC7FE8" w:rsidRPr="00F53B11" w:rsidDel="00870ACD">
          <w:rPr>
            <w:b w:val="0"/>
            <w:bCs w:val="0"/>
          </w:rPr>
          <w:delText>Banjima</w:delText>
        </w:r>
      </w:del>
      <w:del w:id="469" w:author="Annie Kraehe" w:date="2025-05-19T16:47:00Z" w16du:dateUtc="2025-05-19T07:17:00Z">
        <w:r w:rsidR="00DC7FE8" w:rsidRPr="00F53B11" w:rsidDel="00EB2979">
          <w:rPr>
            <w:b w:val="0"/>
            <w:bCs w:val="0"/>
          </w:rPr>
          <w:delText xml:space="preserve"> Country</w:delText>
        </w:r>
        <w:commentRangeEnd w:id="466"/>
        <w:r w:rsidR="00DC7FE8" w:rsidRPr="00F53B11" w:rsidDel="00EB2979">
          <w:rPr>
            <w:rStyle w:val="CommentReference"/>
            <w:b w:val="0"/>
            <w:bCs w:val="0"/>
          </w:rPr>
          <w:commentReference w:id="466"/>
        </w:r>
        <w:commentRangeEnd w:id="467"/>
        <w:r w:rsidR="00DC7FE8" w:rsidRPr="00F53B11" w:rsidDel="00EB2979">
          <w:rPr>
            <w:rStyle w:val="CommentReference"/>
            <w:b w:val="0"/>
            <w:bCs w:val="0"/>
          </w:rPr>
          <w:commentReference w:id="467"/>
        </w:r>
        <w:commentRangeEnd w:id="468"/>
        <w:r w:rsidR="00DC7FE8" w:rsidRPr="00F53B11" w:rsidDel="00EB2979">
          <w:rPr>
            <w:rStyle w:val="CommentReference"/>
            <w:b w:val="0"/>
            <w:bCs w:val="0"/>
            <w:noProof w:val="0"/>
          </w:rPr>
          <w:commentReference w:id="468"/>
        </w:r>
        <w:r w:rsidR="00265AF8" w:rsidRPr="00F53B11" w:rsidDel="00EB2979">
          <w:rPr>
            <w:b w:val="0"/>
            <w:bCs w:val="0"/>
          </w:rPr>
          <w:fldChar w:fldCharType="begin"/>
        </w:r>
        <w:r w:rsidR="00265AF8" w:rsidRPr="00F53B11" w:rsidDel="00EB2979">
          <w:rPr>
            <w:b w:val="0"/>
            <w:bCs w:val="0"/>
          </w:rPr>
          <w:delInstrText xml:space="preserve"> ADDIN EN.CITE &lt;EndNote&gt;&lt;Cite&gt;&lt;Author&gt;McBride&lt;/Author&gt;&lt;Year&gt;2022&lt;/Year&gt;&lt;RecNum&gt;569&lt;/RecNum&gt;&lt;DisplayText&gt;(McBride et al., 2022)&lt;/DisplayText&gt;&lt;record&gt;&lt;rec-number&gt;569&lt;/rec-number&gt;&lt;foreign-keys&gt;&lt;key app="EN" db-id="e0wsva0pt9tdf2e2v02v59toar99ttxfrsap" timestamp="1703919848" guid="201a55a3-6a94-4856-bc36-4813cfc2f145"&gt;569&lt;/key&gt;&lt;/foreign-keys&gt;&lt;ref-type name="Journal Article"&gt;17&lt;/ref-type&gt;&lt;contributors&gt;&lt;authors&gt;&lt;author&gt;McBride, Emily&lt;/author&gt;&lt;author&gt;Wallis, Lynley A&lt;/author&gt;&lt;author&gt;Hopf, Felicitas&lt;/author&gt;&lt;author&gt;Haberle, Simon G&lt;/author&gt;&lt;author&gt;Dardengo, Mia&lt;/author&gt;&lt;/authors&gt;&lt;/contributors&gt;&lt;titles&gt;&lt;title&gt;Demonstrating the potential of amberat middens for understanding late Quaternary palaeoenvironments in the Central Pilbara, western Australia&lt;/title&gt;&lt;secondary-title&gt;Quaternary International&lt;/secondary-title&gt;&lt;/titles&gt;&lt;periodical&gt;&lt;full-title&gt;Quaternary International&lt;/full-title&gt;&lt;/periodical&gt;&lt;pages&gt;99-110&lt;/pages&gt;&lt;volume&gt;634&lt;/volume&gt;&lt;dates&gt;&lt;year&gt;2022&lt;/year&gt;&lt;/dates&gt;&lt;isbn&gt;1040-6182&lt;/isbn&gt;&lt;urls&gt;&lt;/urls&gt;&lt;electronic-resource-num&gt;https://doi.org/10.1016/j.quaint.2022.05.009&lt;/electronic-resource-num&gt;&lt;/record&gt;&lt;/Cite&gt;&lt;/EndNote&gt;</w:delInstrText>
        </w:r>
        <w:r w:rsidR="00265AF8" w:rsidRPr="00F53B11" w:rsidDel="00EB2979">
          <w:rPr>
            <w:b w:val="0"/>
            <w:bCs w:val="0"/>
          </w:rPr>
          <w:fldChar w:fldCharType="separate"/>
        </w:r>
        <w:r w:rsidR="00265AF8" w:rsidRPr="00F53B11" w:rsidDel="00EB2979">
          <w:rPr>
            <w:b w:val="0"/>
            <w:bCs w:val="0"/>
          </w:rPr>
          <w:delText>(McBride et al., 2022)</w:delText>
        </w:r>
        <w:r w:rsidR="00265AF8" w:rsidRPr="00F53B11" w:rsidDel="00EB2979">
          <w:rPr>
            <w:b w:val="0"/>
            <w:bCs w:val="0"/>
          </w:rPr>
          <w:fldChar w:fldCharType="end"/>
        </w:r>
      </w:del>
      <w:del w:id="470" w:author="Annie Kraehe" w:date="2025-05-23T16:35:00Z" w16du:dateUtc="2025-05-23T07:05:00Z">
        <w:r w:rsidR="00DC7FE8" w:rsidRPr="00F53B11" w:rsidDel="00870ACD">
          <w:rPr>
            <w:b w:val="0"/>
            <w:bCs w:val="0"/>
          </w:rPr>
          <w:delText>.</w:delText>
        </w:r>
      </w:del>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6"/>
        <w:gridCol w:w="4270"/>
      </w:tblGrid>
      <w:tr w:rsidR="00F53B11" w:rsidRPr="00F53B11" w:rsidDel="00870ACD" w14:paraId="5D8B770A" w14:textId="006963FE" w:rsidTr="00761B60">
        <w:trPr>
          <w:tblHeader/>
          <w:tblCellSpacing w:w="15" w:type="dxa"/>
          <w:del w:id="471" w:author="Annie Kraehe" w:date="2025-05-23T16:35:00Z"/>
        </w:trPr>
        <w:tc>
          <w:tcPr>
            <w:tcW w:w="2610" w:type="pct"/>
            <w:tcBorders>
              <w:bottom w:val="single" w:sz="12" w:space="0" w:color="auto"/>
            </w:tcBorders>
            <w:vAlign w:val="center"/>
            <w:hideMark/>
          </w:tcPr>
          <w:p w14:paraId="308809BF" w14:textId="04A7E09C" w:rsidR="00761B60" w:rsidRPr="00F53B11" w:rsidDel="00870ACD" w:rsidRDefault="00761B60" w:rsidP="001E4115">
            <w:pPr>
              <w:spacing w:line="480" w:lineRule="auto"/>
              <w:rPr>
                <w:del w:id="472" w:author="Annie Kraehe" w:date="2025-05-23T16:35:00Z" w16du:dateUtc="2025-05-23T07:05:00Z"/>
                <w:b/>
                <w:bCs/>
              </w:rPr>
            </w:pPr>
            <w:del w:id="473" w:author="Annie Kraehe" w:date="2025-05-23T16:35:00Z" w16du:dateUtc="2025-05-23T07:05:00Z">
              <w:r w:rsidRPr="00F53B11" w:rsidDel="00870ACD">
                <w:rPr>
                  <w:b/>
                  <w:bCs/>
                </w:rPr>
                <w:delText>Region</w:delText>
              </w:r>
            </w:del>
          </w:p>
        </w:tc>
        <w:tc>
          <w:tcPr>
            <w:tcW w:w="2340" w:type="pct"/>
            <w:tcBorders>
              <w:bottom w:val="single" w:sz="12" w:space="0" w:color="auto"/>
            </w:tcBorders>
            <w:vAlign w:val="center"/>
            <w:hideMark/>
          </w:tcPr>
          <w:p w14:paraId="6DEAA366" w14:textId="09FE6B5C" w:rsidR="00761B60" w:rsidRPr="00F53B11" w:rsidDel="00870ACD" w:rsidRDefault="00761B60" w:rsidP="001E4115">
            <w:pPr>
              <w:spacing w:line="480" w:lineRule="auto"/>
              <w:rPr>
                <w:del w:id="474" w:author="Annie Kraehe" w:date="2025-05-23T16:35:00Z" w16du:dateUtc="2025-05-23T07:05:00Z"/>
                <w:b/>
                <w:bCs/>
              </w:rPr>
            </w:pPr>
            <w:del w:id="475" w:author="Annie Kraehe" w:date="2025-05-23T16:35:00Z" w16du:dateUtc="2025-05-23T07:05:00Z">
              <w:r w:rsidRPr="00F53B11" w:rsidDel="00870ACD">
                <w:rPr>
                  <w:b/>
                  <w:bCs/>
                </w:rPr>
                <w:delText>Approximate Area (km²)</w:delText>
              </w:r>
            </w:del>
          </w:p>
        </w:tc>
      </w:tr>
      <w:tr w:rsidR="00F53B11" w:rsidRPr="00F53B11" w:rsidDel="00870ACD" w14:paraId="5ED5C3F3" w14:textId="3AAA95D7" w:rsidTr="00761B60">
        <w:trPr>
          <w:tblCellSpacing w:w="15" w:type="dxa"/>
          <w:del w:id="476" w:author="Annie Kraehe" w:date="2025-05-23T16:35:00Z"/>
        </w:trPr>
        <w:tc>
          <w:tcPr>
            <w:tcW w:w="2610" w:type="pct"/>
            <w:vAlign w:val="center"/>
            <w:hideMark/>
          </w:tcPr>
          <w:p w14:paraId="4A62A58E" w14:textId="05B52EA8" w:rsidR="00761B60" w:rsidRPr="00F53B11" w:rsidDel="00870ACD" w:rsidRDefault="00761B60" w:rsidP="001E4115">
            <w:pPr>
              <w:spacing w:line="480" w:lineRule="auto"/>
              <w:rPr>
                <w:del w:id="477" w:author="Annie Kraehe" w:date="2025-05-23T16:35:00Z" w16du:dateUtc="2025-05-23T07:05:00Z"/>
              </w:rPr>
            </w:pPr>
            <w:del w:id="478" w:author="Annie Kraehe" w:date="2025-05-23T16:35:00Z" w16du:dateUtc="2025-05-23T07:05:00Z">
              <w:r w:rsidRPr="00F53B11" w:rsidDel="00870ACD">
                <w:delText>Flinders Ranges</w:delText>
              </w:r>
            </w:del>
          </w:p>
        </w:tc>
        <w:tc>
          <w:tcPr>
            <w:tcW w:w="2340" w:type="pct"/>
            <w:vAlign w:val="center"/>
            <w:hideMark/>
          </w:tcPr>
          <w:p w14:paraId="45761A24" w14:textId="2814A27E" w:rsidR="00761B60" w:rsidRPr="00F53B11" w:rsidDel="00870ACD" w:rsidRDefault="00761B60" w:rsidP="001E4115">
            <w:pPr>
              <w:spacing w:line="480" w:lineRule="auto"/>
              <w:rPr>
                <w:del w:id="479" w:author="Annie Kraehe" w:date="2025-05-23T16:35:00Z" w16du:dateUtc="2025-05-23T07:05:00Z"/>
              </w:rPr>
            </w:pPr>
            <w:del w:id="480" w:author="Annie Kraehe" w:date="2025-05-23T16:35:00Z" w16du:dateUtc="2025-05-23T07:05:00Z">
              <w:r w:rsidRPr="00F53B11" w:rsidDel="00870ACD">
                <w:delText>144.3 km²</w:delText>
              </w:r>
            </w:del>
          </w:p>
        </w:tc>
      </w:tr>
      <w:tr w:rsidR="00F53B11" w:rsidRPr="00F53B11" w:rsidDel="00870ACD" w14:paraId="3DF9DBB1" w14:textId="5A108C38" w:rsidTr="00761B60">
        <w:trPr>
          <w:tblCellSpacing w:w="15" w:type="dxa"/>
          <w:del w:id="481" w:author="Annie Kraehe" w:date="2025-05-23T16:35:00Z"/>
        </w:trPr>
        <w:tc>
          <w:tcPr>
            <w:tcW w:w="2610" w:type="pct"/>
            <w:vAlign w:val="center"/>
            <w:hideMark/>
          </w:tcPr>
          <w:p w14:paraId="49CB1832" w14:textId="522F2BD1" w:rsidR="00761B60" w:rsidRPr="00F53B11" w:rsidDel="00870ACD" w:rsidRDefault="00761B60" w:rsidP="001E4115">
            <w:pPr>
              <w:spacing w:line="480" w:lineRule="auto"/>
              <w:rPr>
                <w:del w:id="482" w:author="Annie Kraehe" w:date="2025-05-23T16:35:00Z" w16du:dateUtc="2025-05-23T07:05:00Z"/>
              </w:rPr>
            </w:pPr>
            <w:del w:id="483" w:author="Annie Kraehe" w:date="2025-05-23T16:35:00Z" w16du:dateUtc="2025-05-23T07:05:00Z">
              <w:r w:rsidRPr="00F53B11" w:rsidDel="00870ACD">
                <w:delText>Broken Hill (western NSW)</w:delText>
              </w:r>
            </w:del>
          </w:p>
        </w:tc>
        <w:tc>
          <w:tcPr>
            <w:tcW w:w="2340" w:type="pct"/>
            <w:vAlign w:val="center"/>
            <w:hideMark/>
          </w:tcPr>
          <w:p w14:paraId="0F6C049E" w14:textId="75CD24FA" w:rsidR="00761B60" w:rsidRPr="00F53B11" w:rsidDel="00870ACD" w:rsidRDefault="00761B60" w:rsidP="001E4115">
            <w:pPr>
              <w:spacing w:line="480" w:lineRule="auto"/>
              <w:rPr>
                <w:del w:id="484" w:author="Annie Kraehe" w:date="2025-05-23T16:35:00Z" w16du:dateUtc="2025-05-23T07:05:00Z"/>
              </w:rPr>
            </w:pPr>
            <w:del w:id="485" w:author="Annie Kraehe" w:date="2025-05-23T16:35:00Z" w16du:dateUtc="2025-05-23T07:05:00Z">
              <w:r w:rsidRPr="00F53B11" w:rsidDel="00870ACD">
                <w:delText>387.5 km²</w:delText>
              </w:r>
            </w:del>
          </w:p>
        </w:tc>
      </w:tr>
      <w:tr w:rsidR="00761B60" w:rsidRPr="00F53B11" w:rsidDel="00870ACD" w14:paraId="5B1DE66D" w14:textId="75E0F74D" w:rsidTr="00761B60">
        <w:trPr>
          <w:tblCellSpacing w:w="15" w:type="dxa"/>
          <w:del w:id="486" w:author="Annie Kraehe" w:date="2025-05-23T16:35:00Z"/>
        </w:trPr>
        <w:tc>
          <w:tcPr>
            <w:tcW w:w="2610" w:type="pct"/>
            <w:vAlign w:val="center"/>
            <w:hideMark/>
          </w:tcPr>
          <w:p w14:paraId="356DFB47" w14:textId="7F58A0B4" w:rsidR="00761B60" w:rsidRPr="00F53B11" w:rsidDel="00870ACD" w:rsidRDefault="00761B60" w:rsidP="001E4115">
            <w:pPr>
              <w:spacing w:line="480" w:lineRule="auto"/>
              <w:rPr>
                <w:del w:id="487" w:author="Annie Kraehe" w:date="2025-05-23T16:35:00Z" w16du:dateUtc="2025-05-23T07:05:00Z"/>
              </w:rPr>
            </w:pPr>
            <w:del w:id="488" w:author="Annie Kraehe" w:date="2025-05-23T16:35:00Z" w16du:dateUtc="2025-05-23T07:05:00Z">
              <w:r w:rsidRPr="00F53B11" w:rsidDel="00870ACD">
                <w:delText>Central Australia</w:delText>
              </w:r>
            </w:del>
          </w:p>
        </w:tc>
        <w:tc>
          <w:tcPr>
            <w:tcW w:w="2340" w:type="pct"/>
            <w:vAlign w:val="center"/>
            <w:hideMark/>
          </w:tcPr>
          <w:p w14:paraId="574DB4CC" w14:textId="30DEFEC7" w:rsidR="00761B60" w:rsidRPr="00F53B11" w:rsidDel="00870ACD" w:rsidRDefault="00761B60" w:rsidP="001E4115">
            <w:pPr>
              <w:spacing w:line="480" w:lineRule="auto"/>
              <w:rPr>
                <w:del w:id="489" w:author="Annie Kraehe" w:date="2025-05-23T16:35:00Z" w16du:dateUtc="2025-05-23T07:05:00Z"/>
              </w:rPr>
            </w:pPr>
            <w:del w:id="490" w:author="Annie Kraehe" w:date="2025-05-23T16:35:00Z" w16du:dateUtc="2025-05-23T07:05:00Z">
              <w:r w:rsidRPr="00F53B11" w:rsidDel="00870ACD">
                <w:delText>44,933.4 km²</w:delText>
              </w:r>
            </w:del>
          </w:p>
        </w:tc>
      </w:tr>
    </w:tbl>
    <w:p w14:paraId="489C62E9" w14:textId="527C2B19" w:rsidR="00943CC8" w:rsidRPr="00F53B11" w:rsidDel="00870ACD" w:rsidRDefault="00943CC8" w:rsidP="001E4115">
      <w:pPr>
        <w:spacing w:line="480" w:lineRule="auto"/>
        <w:rPr>
          <w:del w:id="491" w:author="Annie Kraehe" w:date="2025-05-23T16:35:00Z" w16du:dateUtc="2025-05-23T07:05:00Z"/>
        </w:rPr>
      </w:pPr>
    </w:p>
    <w:p w14:paraId="0CB41869" w14:textId="4A30C2B6" w:rsidR="00992855" w:rsidRPr="00F53B11" w:rsidDel="00B72CBB" w:rsidRDefault="00DD3E5E" w:rsidP="001E4115">
      <w:pPr>
        <w:spacing w:line="480" w:lineRule="auto"/>
        <w:rPr>
          <w:del w:id="492" w:author="Annie Kraehe" w:date="2025-05-13T17:01:00Z" w16du:dateUtc="2025-05-13T07:31:00Z"/>
        </w:rPr>
      </w:pPr>
      <w:del w:id="493" w:author="Annie Kraehe" w:date="2025-05-13T17:01:00Z" w16du:dateUtc="2025-05-13T07:31:00Z">
        <w:r w:rsidRPr="00F53B11" w:rsidDel="00B72CBB">
          <w:rPr>
            <w:rStyle w:val="Strong"/>
          </w:rPr>
          <w:delText xml:space="preserve">Figure </w:delText>
        </w:r>
        <w:r w:rsidR="00BD1733" w:rsidRPr="00F53B11" w:rsidDel="00B72CBB">
          <w:rPr>
            <w:rStyle w:val="Strong"/>
          </w:rPr>
          <w:delText>9</w:delText>
        </w:r>
        <w:r w:rsidRPr="00F53B11" w:rsidDel="00B72CBB">
          <w:rPr>
            <w:rStyle w:val="Strong"/>
          </w:rPr>
          <w:delText>.</w:delText>
        </w:r>
        <w:r w:rsidRPr="00F53B11" w:rsidDel="00B72CBB">
          <w:delText xml:space="preserve"> Partial dependence plots </w:delText>
        </w:r>
        <w:commentRangeStart w:id="494"/>
        <w:commentRangeStart w:id="495"/>
        <w:r w:rsidRPr="00F53B11" w:rsidDel="00B72CBB">
          <w:delText>showing</w:delText>
        </w:r>
        <w:commentRangeEnd w:id="494"/>
        <w:r w:rsidR="00E01FC5" w:rsidRPr="00F53B11" w:rsidDel="00B72CBB">
          <w:rPr>
            <w:rStyle w:val="CommentReference"/>
          </w:rPr>
          <w:commentReference w:id="494"/>
        </w:r>
        <w:commentRangeEnd w:id="495"/>
        <w:r w:rsidR="00B6693E" w:rsidRPr="00F53B11" w:rsidDel="00B72CBB">
          <w:rPr>
            <w:rStyle w:val="CommentReference"/>
          </w:rPr>
          <w:commentReference w:id="495"/>
        </w:r>
        <w:r w:rsidRPr="00F53B11" w:rsidDel="00B72CBB">
          <w:delText xml:space="preserve"> the relationship between environmental variables and predicted habitat suitability for </w:delText>
        </w:r>
        <w:r w:rsidRPr="00F53B11" w:rsidDel="00B72CBB">
          <w:rPr>
            <w:rStyle w:val="Emphasis"/>
          </w:rPr>
          <w:delText>Leporillus apicalis</w:delText>
        </w:r>
        <w:r w:rsidRPr="00F53B11" w:rsidDel="00B72CBB">
          <w:delText xml:space="preserve"> and </w:delText>
        </w:r>
        <w:r w:rsidRPr="00F53B11" w:rsidDel="00B72CBB">
          <w:rPr>
            <w:rStyle w:val="Emphasis"/>
          </w:rPr>
          <w:delText>Leporillus conditor</w:delText>
        </w:r>
        <w:r w:rsidRPr="00F53B11" w:rsidDel="00B72CBB">
          <w:delText>, based on ensemble model outputs. Each curve represents the marginal effect of a single variable on predicted suitability, while holding other variables constant. Panels show responses to (a) maximum temperature of the warmest month (BIO05), (b) minimum temperature of the coldest month (BIO06), and (c) annual precipitation (BIO12, full range). Panel (d) shows a zoomed view of BIO12 responses between 125–700</w:delText>
        </w:r>
        <w:r w:rsidRPr="00F53B11" w:rsidDel="00B72CBB">
          <w:rPr>
            <w:rFonts w:ascii="Arial" w:hAnsi="Arial" w:cs="Arial"/>
          </w:rPr>
          <w:delText> </w:delText>
        </w:r>
        <w:r w:rsidRPr="00F53B11" w:rsidDel="00B72CBB">
          <w:delText>mm annual precipitation, highlighting differences in</w:delText>
        </w:r>
        <w:r w:rsidR="00992855" w:rsidRPr="00F53B11" w:rsidDel="00B72CBB">
          <w:delText xml:space="preserve"> s</w:delText>
        </w:r>
        <w:r w:rsidRPr="00F53B11" w:rsidDel="00B72CBB">
          <w:delText>uitability under low-rainfall conditions</w:delText>
        </w:r>
        <w:r w:rsidR="00992855" w:rsidRPr="00F53B11" w:rsidDel="00B72CBB">
          <w:delText>.</w:delText>
        </w:r>
      </w:del>
    </w:p>
    <w:p w14:paraId="47DA945B" w14:textId="5B72F487" w:rsidR="00F26D9C" w:rsidRPr="00F53B11" w:rsidDel="00B72CBB" w:rsidRDefault="00992855" w:rsidP="001E4115">
      <w:pPr>
        <w:spacing w:line="480" w:lineRule="auto"/>
        <w:rPr>
          <w:del w:id="496" w:author="Annie Kraehe" w:date="2025-05-13T17:02:00Z" w16du:dateUtc="2025-05-13T07:32:00Z"/>
        </w:rPr>
      </w:pPr>
      <w:del w:id="497" w:author="Annie Kraehe" w:date="2025-05-13T17:02:00Z" w16du:dateUtc="2025-05-13T07:32:00Z">
        <w:r w:rsidRPr="00F53B11" w:rsidDel="00B72CBB">
          <w:rPr>
            <w:noProof/>
          </w:rPr>
          <w:drawing>
            <wp:inline distT="0" distB="0" distL="0" distR="0" wp14:anchorId="17FAF4D5" wp14:editId="5759FF6A">
              <wp:extent cx="4438650" cy="6017260"/>
              <wp:effectExtent l="0" t="0" r="0" b="0"/>
              <wp:docPr id="125298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3">
                        <a:extLst>
                          <a:ext uri="{28A0092B-C50C-407E-A947-70E740481C1C}">
                            <a14:useLocalDpi xmlns:a14="http://schemas.microsoft.com/office/drawing/2010/main" val="0"/>
                          </a:ext>
                        </a:extLst>
                      </a:blip>
                      <a:srcRect r="22557"/>
                      <a:stretch/>
                    </pic:blipFill>
                    <pic:spPr bwMode="auto">
                      <a:xfrm>
                        <a:off x="0" y="0"/>
                        <a:ext cx="4438650" cy="6017260"/>
                      </a:xfrm>
                      <a:prstGeom prst="rect">
                        <a:avLst/>
                      </a:prstGeom>
                      <a:noFill/>
                      <a:ln>
                        <a:noFill/>
                      </a:ln>
                      <a:extLst>
                        <a:ext uri="{53640926-AAD7-44D8-BBD7-CCE9431645EC}">
                          <a14:shadowObscured xmlns:a14="http://schemas.microsoft.com/office/drawing/2010/main"/>
                        </a:ext>
                      </a:extLst>
                    </pic:spPr>
                  </pic:pic>
                </a:graphicData>
              </a:graphic>
            </wp:inline>
          </w:drawing>
        </w:r>
        <w:r w:rsidR="00F26D9C" w:rsidRPr="00F53B11" w:rsidDel="00B72CBB">
          <w:rPr>
            <w:b/>
            <w:bCs/>
          </w:rPr>
          <w:delText xml:space="preserve">Figure </w:delText>
        </w:r>
        <w:r w:rsidR="00BD1733" w:rsidRPr="00F53B11" w:rsidDel="00B72CBB">
          <w:rPr>
            <w:b/>
            <w:bCs/>
          </w:rPr>
          <w:delText>10</w:delText>
        </w:r>
        <w:r w:rsidR="00F26D9C" w:rsidRPr="00F53B11" w:rsidDel="00B72CBB">
          <w:rPr>
            <w:b/>
            <w:bCs/>
          </w:rPr>
          <w:delText>.</w:delText>
        </w:r>
        <w:r w:rsidR="00F26D9C" w:rsidRPr="00F53B11" w:rsidDel="00B72CBB">
          <w:delText xml:space="preserve"> </w:delText>
        </w:r>
        <w:r w:rsidR="00471597" w:rsidRPr="00F53B11" w:rsidDel="00B72CBB">
          <w:delText>Variable importance plots based on drop-out loss. Bars show the mean increase in model error after removing each variable, with boxplots showing variability across bootstrap replicates.</w:delText>
        </w:r>
        <w:r w:rsidR="00471597" w:rsidRPr="00F53B11" w:rsidDel="00B72CBB">
          <w:br/>
        </w:r>
      </w:del>
      <w:ins w:id="498" w:author="Vera Weisbecker" w:date="2025-05-05T15:50:00Z" w16du:dateUtc="2025-05-05T06:20:00Z">
        <w:del w:id="499" w:author="Annie Kraehe" w:date="2025-05-13T17:02:00Z" w16du:dateUtc="2025-05-13T07:32:00Z">
          <w:r w:rsidR="00E01FC5" w:rsidRPr="00F53B11" w:rsidDel="00B72CBB">
            <w:delText xml:space="preserve"> </w:delText>
          </w:r>
        </w:del>
      </w:ins>
      <w:del w:id="500" w:author="Annie Kraehe" w:date="2025-05-13T17:02:00Z" w16du:dateUtc="2025-05-13T07:32:00Z">
        <w:r w:rsidR="00471597" w:rsidRPr="00F53B11" w:rsidDel="00B72CBB">
          <w:delText xml:space="preserve">(a) </w:delText>
        </w:r>
        <w:r w:rsidR="00471597" w:rsidRPr="00F53B11" w:rsidDel="00B72CBB">
          <w:rPr>
            <w:i/>
            <w:iCs/>
          </w:rPr>
          <w:delText>Leporillus apicalis</w:delText>
        </w:r>
        <w:r w:rsidR="00471597" w:rsidRPr="00F53B11" w:rsidDel="00B72CBB">
          <w:delText>, with BIO12 (annual precipitation) as the most influential predictor, followed by BIO06 (minimum temperature of the coldest month) and BIO05 (maximum temperature of the warmest month).</w:delText>
        </w:r>
        <w:r w:rsidR="00471597" w:rsidRPr="00F53B11" w:rsidDel="00B72CBB">
          <w:br/>
        </w:r>
      </w:del>
      <w:ins w:id="501" w:author="Vera Weisbecker" w:date="2025-05-05T15:50:00Z" w16du:dateUtc="2025-05-05T06:20:00Z">
        <w:del w:id="502" w:author="Annie Kraehe" w:date="2025-05-13T17:02:00Z" w16du:dateUtc="2025-05-13T07:32:00Z">
          <w:r w:rsidR="00E01FC5" w:rsidRPr="00F53B11" w:rsidDel="00B72CBB">
            <w:delText xml:space="preserve"> </w:delText>
          </w:r>
        </w:del>
      </w:ins>
      <w:del w:id="503" w:author="Annie Kraehe" w:date="2025-05-13T17:02:00Z" w16du:dateUtc="2025-05-13T07:32:00Z">
        <w:r w:rsidR="00471597" w:rsidRPr="00F53B11" w:rsidDel="00B72CBB">
          <w:delText xml:space="preserve">(b) </w:delText>
        </w:r>
        <w:r w:rsidR="00471597" w:rsidRPr="00F53B11" w:rsidDel="00B72CBB">
          <w:rPr>
            <w:i/>
            <w:iCs/>
          </w:rPr>
          <w:delText>Leporillus conditor</w:delText>
        </w:r>
        <w:r w:rsidR="00471597" w:rsidRPr="00F53B11" w:rsidDel="00B72CBB">
          <w:delText xml:space="preserve">, with BIO12 again the most influential, but showing slightly lower overall drop-out losses compared to </w:delText>
        </w:r>
        <w:r w:rsidR="00471597" w:rsidRPr="00F53B11" w:rsidDel="00B72CBB">
          <w:rPr>
            <w:i/>
            <w:iCs/>
          </w:rPr>
          <w:delText>L. apicalis</w:delText>
        </w:r>
        <w:r w:rsidR="00471597" w:rsidRPr="00F53B11" w:rsidDel="00B72CBB">
          <w:delText>.</w:delText>
        </w:r>
      </w:del>
    </w:p>
    <w:p w14:paraId="015C644E" w14:textId="3661C39A" w:rsidR="00992855" w:rsidRPr="00F53B11" w:rsidDel="00B72CBB" w:rsidRDefault="00B72CBB" w:rsidP="001E4115">
      <w:pPr>
        <w:spacing w:line="480" w:lineRule="auto"/>
        <w:rPr>
          <w:del w:id="504" w:author="Annie Kraehe" w:date="2025-05-13T17:02:00Z" w16du:dateUtc="2025-05-13T07:32:00Z"/>
        </w:rPr>
      </w:pPr>
      <w:moveToRangeStart w:id="505" w:author="Annie Kraehe" w:date="2025-05-13T17:00:00Z" w:name="move198048020"/>
      <w:moveTo w:id="506" w:author="Annie Kraehe" w:date="2025-05-13T17:00:00Z" w16du:dateUtc="2025-05-13T07:30:00Z">
        <w:del w:id="507" w:author="Annie Kraehe" w:date="2025-05-13T17:02:00Z" w16du:dateUtc="2025-05-13T07:32:00Z">
          <w:r w:rsidRPr="00F53B11" w:rsidDel="00B72CBB">
            <w:delText xml:space="preserve">To ensure that the model was not overly sensitive to variation in this assigned age, it was run multiple times, each with a different assigned age – 200, 300, 500, and 700. There was </w:delText>
          </w:r>
          <w:commentRangeStart w:id="508"/>
          <w:r w:rsidRPr="00F53B11" w:rsidDel="00B72CBB">
            <w:delText>no</w:delText>
          </w:r>
          <w:commentRangeEnd w:id="508"/>
          <w:r w:rsidRPr="00F53B11" w:rsidDel="00B72CBB">
            <w:rPr>
              <w:rStyle w:val="CommentReference"/>
            </w:rPr>
            <w:commentReference w:id="508"/>
          </w:r>
          <w:r w:rsidRPr="00F53B11" w:rsidDel="00B72CBB">
            <w:delText xml:space="preserve"> observable difference between the outputs, probably due to the relative stability of climate over the last 1,000 years</w:delText>
          </w:r>
          <w:r w:rsidRPr="00F53B11" w:rsidDel="00B72CBB">
            <w:rPr>
              <w:rPrChange w:id="509" w:author="Annie Kraehe" w:date="2025-05-19T17:04:00Z" w16du:dateUtc="2025-05-19T07:34:00Z">
                <w:rPr>
                  <w:color w:val="FF0000"/>
                </w:rPr>
              </w:rPrChange>
            </w:rPr>
            <w:delText xml:space="preserve"> [Vera: I think it is easier to have this in results because you will have to show this via some tables and reference that. Probably for supplementary tables].</w:delText>
          </w:r>
        </w:del>
      </w:moveTo>
      <w:moveToRangeEnd w:id="505"/>
    </w:p>
    <w:bookmarkEnd w:id="380"/>
    <w:p w14:paraId="45E925D8" w14:textId="1E65B506" w:rsidR="003767C8" w:rsidRPr="00F53B11" w:rsidRDefault="003767C8" w:rsidP="001E4115">
      <w:pPr>
        <w:spacing w:line="480" w:lineRule="auto"/>
        <w:rPr>
          <w:b/>
          <w:bCs/>
        </w:rPr>
      </w:pPr>
      <w:commentRangeStart w:id="510"/>
      <w:r w:rsidRPr="00F53B11">
        <w:rPr>
          <w:b/>
          <w:bCs/>
        </w:rPr>
        <w:t>Range Dynamics and Centroid Shift</w:t>
      </w:r>
      <w:commentRangeEnd w:id="510"/>
      <w:r w:rsidR="00BC13F1" w:rsidRPr="00F53B11">
        <w:rPr>
          <w:rStyle w:val="CommentReference"/>
        </w:rPr>
        <w:commentReference w:id="510"/>
      </w:r>
    </w:p>
    <w:p w14:paraId="7D896ED0" w14:textId="51CE4748" w:rsidR="0047308A" w:rsidRPr="00F53B11" w:rsidRDefault="00C01246" w:rsidP="001E4115">
      <w:pPr>
        <w:spacing w:line="480" w:lineRule="auto"/>
      </w:pPr>
      <w:r w:rsidRPr="00F53B11">
        <w:t xml:space="preserve">The models </w:t>
      </w:r>
      <w:ins w:id="511" w:author="Janelle Stevenson" w:date="2025-05-07T18:00:00Z" w16du:dateUtc="2025-05-07T08:00:00Z">
        <w:r w:rsidR="00351210" w:rsidRPr="00F53B11">
          <w:t xml:space="preserve">predict </w:t>
        </w:r>
      </w:ins>
      <w:del w:id="512" w:author="Janelle Stevenson" w:date="2025-05-07T18:00:00Z" w16du:dateUtc="2025-05-07T08:00:00Z">
        <w:r w:rsidRPr="00F53B11" w:rsidDel="00351210">
          <w:delText>show</w:delText>
        </w:r>
      </w:del>
      <w:r w:rsidRPr="00F53B11">
        <w:t xml:space="preserve"> </w:t>
      </w:r>
      <w:ins w:id="513" w:author="Vera Weisbecker" w:date="2025-05-05T15:53:00Z" w16du:dateUtc="2025-05-05T06:23:00Z">
        <w:r w:rsidR="00E01FC5" w:rsidRPr="00F53B11">
          <w:t>broad zones of high climatic suitability across inland Australia</w:t>
        </w:r>
      </w:ins>
      <w:del w:id="514" w:author="Vera Weisbecker" w:date="2025-05-05T15:53:00Z" w16du:dateUtc="2025-05-05T06:23:00Z">
        <w:r w:rsidRPr="00F53B11" w:rsidDel="00E01FC5">
          <w:delText>that</w:delText>
        </w:r>
      </w:del>
      <w:r w:rsidRPr="00F53B11">
        <w:t>, f</w:t>
      </w:r>
      <w:r w:rsidR="0047308A" w:rsidRPr="00F53B11">
        <w:t xml:space="preserve">rom </w:t>
      </w:r>
      <w:del w:id="515" w:author="Annie Kraehe" w:date="2025-05-19T12:47:00Z" w16du:dateUtc="2025-05-19T03:17:00Z">
        <w:r w:rsidR="0047308A" w:rsidRPr="00F53B11" w:rsidDel="00F52432">
          <w:delText>−</w:delText>
        </w:r>
      </w:del>
      <w:r w:rsidR="0047308A" w:rsidRPr="00F53B11">
        <w:t xml:space="preserve">40 ka to approximately </w:t>
      </w:r>
      <w:del w:id="516" w:author="Annie Kraehe" w:date="2025-05-19T12:47:00Z" w16du:dateUtc="2025-05-19T03:17:00Z">
        <w:r w:rsidR="0047308A" w:rsidRPr="00F53B11" w:rsidDel="00F52432">
          <w:delText>−</w:delText>
        </w:r>
      </w:del>
      <w:r w:rsidR="0047308A" w:rsidRPr="00F53B11">
        <w:t>26 ka</w:t>
      </w:r>
      <w:ins w:id="517" w:author="Vera Weisbecker" w:date="2025-05-05T15:53:00Z" w16du:dateUtc="2025-05-05T06:23:00Z">
        <w:r w:rsidR="00E01FC5" w:rsidRPr="00F53B11">
          <w:t xml:space="preserve"> for</w:t>
        </w:r>
      </w:ins>
      <w:del w:id="518" w:author="Vera Weisbecker" w:date="2025-05-05T15:53:00Z" w16du:dateUtc="2025-05-05T06:23:00Z">
        <w:r w:rsidR="0047308A" w:rsidRPr="00F53B11" w:rsidDel="00E01FC5">
          <w:delText>,</w:delText>
        </w:r>
      </w:del>
      <w:r w:rsidR="0047308A" w:rsidRPr="00F53B11">
        <w:t xml:space="preserve"> both species</w:t>
      </w:r>
      <w:ins w:id="519" w:author="Vera Weisbecker" w:date="2025-05-05T15:53:00Z" w16du:dateUtc="2025-05-05T06:23:00Z">
        <w:r w:rsidR="00E01FC5" w:rsidRPr="00F53B11">
          <w:t>.</w:t>
        </w:r>
      </w:ins>
      <w:del w:id="520" w:author="Vera Weisbecker" w:date="2025-05-05T15:53:00Z" w16du:dateUtc="2025-05-05T06:23:00Z">
        <w:r w:rsidR="0047308A" w:rsidRPr="00F53B11" w:rsidDel="00E01FC5">
          <w:delText xml:space="preserve"> </w:delText>
        </w:r>
        <w:commentRangeStart w:id="521"/>
        <w:r w:rsidR="0047308A" w:rsidRPr="00F53B11" w:rsidDel="00E01FC5">
          <w:delText>occupied</w:delText>
        </w:r>
        <w:commentRangeEnd w:id="521"/>
        <w:r w:rsidRPr="00F53B11" w:rsidDel="00E01FC5">
          <w:rPr>
            <w:rStyle w:val="CommentReference"/>
          </w:rPr>
          <w:commentReference w:id="521"/>
        </w:r>
        <w:r w:rsidR="0047308A" w:rsidRPr="00F53B11" w:rsidDel="00E01FC5">
          <w:delText xml:space="preserve"> </w:delText>
        </w:r>
        <w:r w:rsidRPr="00F53B11" w:rsidDel="00E01FC5">
          <w:delText xml:space="preserve">/demonstrated </w:delText>
        </w:r>
        <w:r w:rsidR="0047308A" w:rsidRPr="00F53B11" w:rsidDel="00E01FC5">
          <w:delText>broad zones of high climatic suitability across inland Australia.</w:delText>
        </w:r>
      </w:del>
      <w:r w:rsidR="0047308A" w:rsidRPr="00F53B11">
        <w:t xml:space="preserve"> </w:t>
      </w:r>
      <w:r w:rsidR="0047308A" w:rsidRPr="00F53B11">
        <w:rPr>
          <w:i/>
          <w:iCs/>
        </w:rPr>
        <w:t>L. apicalis</w:t>
      </w:r>
      <w:r w:rsidR="0047308A" w:rsidRPr="00F53B11">
        <w:t xml:space="preserve"> </w:t>
      </w:r>
      <w:ins w:id="522" w:author="Janelle Stevenson" w:date="2025-05-07T18:01:00Z" w16du:dateUtc="2025-05-07T08:01:00Z">
        <w:r w:rsidR="003E4EF4" w:rsidRPr="00F53B11">
          <w:t xml:space="preserve">may have </w:t>
        </w:r>
      </w:ins>
      <w:r w:rsidR="0047308A" w:rsidRPr="00F53B11">
        <w:t xml:space="preserve">formed a relatively continuous latitudinal band between 20–28°S, extending from 113°E to nearly 145°E, </w:t>
      </w:r>
      <w:ins w:id="523" w:author="Annie Kraehe" w:date="2025-05-19T14:44:00Z" w16du:dateUtc="2025-05-19T05:14:00Z">
        <w:r w:rsidR="00265AF8" w:rsidRPr="00F53B11">
          <w:t xml:space="preserve">suitable conditions </w:t>
        </w:r>
      </w:ins>
      <w:del w:id="524" w:author="Annie Kraehe" w:date="2025-05-19T14:44:00Z" w16du:dateUtc="2025-05-19T05:14:00Z">
        <w:r w:rsidR="0047308A" w:rsidRPr="00F53B11" w:rsidDel="00265AF8">
          <w:delText>with suitability reaching</w:delText>
        </w:r>
      </w:del>
      <w:r w:rsidR="0047308A" w:rsidRPr="00F53B11">
        <w:t xml:space="preserve"> into central Queensland</w:t>
      </w:r>
      <w:r w:rsidR="002B0A56" w:rsidRPr="00F53B11">
        <w:t xml:space="preserve"> (</w:t>
      </w:r>
      <w:r w:rsidR="002B0A56" w:rsidRPr="00F53B11">
        <w:fldChar w:fldCharType="begin"/>
      </w:r>
      <w:r w:rsidR="002B0A56" w:rsidRPr="00F53B11">
        <w:instrText xml:space="preserve"> REF _Ref198056564 \h </w:instrText>
      </w:r>
      <w:r w:rsidR="00D855E1" w:rsidRPr="00F53B11">
        <w:instrText xml:space="preserve"> \* MERGEFORMAT </w:instrText>
      </w:r>
      <w:r w:rsidR="002B0A56" w:rsidRPr="00F53B11">
        <w:fldChar w:fldCharType="separate"/>
      </w:r>
      <w:ins w:id="525" w:author="Annie Kraehe" w:date="2025-05-23T16:43:00Z" w16du:dateUtc="2025-05-23T07:13:00Z">
        <w:r w:rsidR="00870ACD" w:rsidRPr="00F53B11">
          <w:rPr>
            <w:rPrChange w:id="526" w:author="Annie Kraehe" w:date="2025-05-19T17:04:00Z" w16du:dateUtc="2025-05-19T07:34:00Z">
              <w:rPr>
                <w:color w:val="D86DCB" w:themeColor="accent5" w:themeTint="99"/>
              </w:rPr>
            </w:rPrChange>
          </w:rPr>
          <w:t>Figure</w:t>
        </w:r>
        <w:r w:rsidR="00870ACD" w:rsidRPr="00F53B11">
          <w:t xml:space="preserve"> </w:t>
        </w:r>
        <w:r w:rsidR="00870ACD">
          <w:rPr>
            <w:noProof/>
          </w:rPr>
          <w:t>1</w:t>
        </w:r>
      </w:ins>
      <w:del w:id="527" w:author="Annie Kraehe" w:date="2025-05-19T10:55:00Z" w16du:dateUtc="2025-05-19T01:25:00Z">
        <w:r w:rsidR="002B0A56" w:rsidRPr="00F53B11" w:rsidDel="0087659B">
          <w:rPr>
            <w:rPrChange w:id="528" w:author="Annie Kraehe" w:date="2025-05-19T17:04:00Z" w16du:dateUtc="2025-05-19T07:34:00Z">
              <w:rPr>
                <w:color w:val="D86DCB" w:themeColor="accent5" w:themeTint="99"/>
              </w:rPr>
            </w:rPrChange>
          </w:rPr>
          <w:delText>Figure</w:delText>
        </w:r>
        <w:r w:rsidR="002B0A56" w:rsidRPr="00F53B11" w:rsidDel="0087659B">
          <w:delText xml:space="preserve"> </w:delText>
        </w:r>
        <w:r w:rsidR="002B0A56" w:rsidRPr="00F53B11" w:rsidDel="0087659B">
          <w:rPr>
            <w:noProof/>
          </w:rPr>
          <w:delText>3</w:delText>
        </w:r>
      </w:del>
      <w:r w:rsidR="002B0A56" w:rsidRPr="00F53B11">
        <w:fldChar w:fldCharType="end"/>
      </w:r>
      <w:r w:rsidR="002B0A56" w:rsidRPr="00F53B11">
        <w:t>)</w:t>
      </w:r>
      <w:r w:rsidR="0047308A" w:rsidRPr="00F53B11">
        <w:t xml:space="preserve">. In contrast, </w:t>
      </w:r>
      <w:r w:rsidR="0047308A" w:rsidRPr="00F53B11">
        <w:rPr>
          <w:i/>
          <w:iCs/>
        </w:rPr>
        <w:t>L. conditor</w:t>
      </w:r>
      <w:r w:rsidR="0047308A" w:rsidRPr="00F53B11">
        <w:t xml:space="preserve"> </w:t>
      </w:r>
      <w:ins w:id="529" w:author="Annie Kraehe" w:date="2025-05-19T14:44:00Z" w16du:dateUtc="2025-05-19T05:14:00Z">
        <w:r w:rsidR="00265AF8" w:rsidRPr="00F53B11">
          <w:t xml:space="preserve">appears to have </w:t>
        </w:r>
      </w:ins>
      <w:ins w:id="530" w:author="Janelle Stevenson" w:date="2025-05-07T18:01:00Z" w16du:dateUtc="2025-05-07T08:01:00Z">
        <w:del w:id="531" w:author="Annie Kraehe" w:date="2025-05-19T14:44:00Z" w16du:dateUtc="2025-05-19T05:14:00Z">
          <w:r w:rsidR="00A04E33" w:rsidRPr="00F53B11" w:rsidDel="00265AF8">
            <w:delText xml:space="preserve">may have had </w:delText>
          </w:r>
        </w:del>
      </w:ins>
      <w:r w:rsidR="0047308A" w:rsidRPr="00F53B11">
        <w:t xml:space="preserve">had a more spatially extensive distribution, centred slightly further south and west—between 20–30°S—with core areas of </w:t>
      </w:r>
      <w:ins w:id="532" w:author="Annie Kraehe" w:date="2025-05-19T14:44:00Z">
        <w:r w:rsidR="00265AF8" w:rsidRPr="00F53B11">
          <w:t xml:space="preserve">predicted </w:t>
        </w:r>
      </w:ins>
      <w:r w:rsidR="0047308A" w:rsidRPr="00F53B11">
        <w:t>suitability in the southern Pilbara, northern Yilgarn, and adjacent parts of inland Western Australia</w:t>
      </w:r>
      <w:r w:rsidR="002B0A56" w:rsidRPr="00F53B11">
        <w:t xml:space="preserve"> (</w:t>
      </w:r>
      <w:r w:rsidR="002B0A56" w:rsidRPr="00F53B11">
        <w:fldChar w:fldCharType="begin"/>
      </w:r>
      <w:r w:rsidR="002B0A56" w:rsidRPr="00F53B11">
        <w:instrText xml:space="preserve"> REF _Ref198058510 \h </w:instrText>
      </w:r>
      <w:r w:rsidR="00D855E1" w:rsidRPr="00F53B11">
        <w:instrText xml:space="preserve"> \* MERGEFORMAT </w:instrText>
      </w:r>
      <w:r w:rsidR="002B0A56" w:rsidRPr="00F53B11">
        <w:fldChar w:fldCharType="separate"/>
      </w:r>
      <w:ins w:id="533" w:author="Annie Kraehe" w:date="2025-05-23T16:43:00Z" w16du:dateUtc="2025-05-23T07:13:00Z">
        <w:r w:rsidR="00870ACD" w:rsidRPr="00F53B11">
          <w:rPr>
            <w:rPrChange w:id="534" w:author="Annie Kraehe" w:date="2025-05-19T17:04:00Z" w16du:dateUtc="2025-05-19T07:34:00Z">
              <w:rPr>
                <w:color w:val="D86DCB" w:themeColor="accent5" w:themeTint="99"/>
              </w:rPr>
            </w:rPrChange>
          </w:rPr>
          <w:t>Figure</w:t>
        </w:r>
        <w:r w:rsidR="00870ACD" w:rsidRPr="00F53B11">
          <w:t xml:space="preserve"> </w:t>
        </w:r>
        <w:r w:rsidR="00870ACD">
          <w:rPr>
            <w:noProof/>
          </w:rPr>
          <w:t>2</w:t>
        </w:r>
      </w:ins>
      <w:del w:id="535" w:author="Annie Kraehe" w:date="2025-05-19T10:55:00Z" w16du:dateUtc="2025-05-19T01:25:00Z">
        <w:r w:rsidR="002B0A56" w:rsidRPr="00F53B11" w:rsidDel="0087659B">
          <w:rPr>
            <w:rPrChange w:id="536" w:author="Annie Kraehe" w:date="2025-05-19T17:04:00Z" w16du:dateUtc="2025-05-19T07:34:00Z">
              <w:rPr>
                <w:color w:val="D86DCB" w:themeColor="accent5" w:themeTint="99"/>
              </w:rPr>
            </w:rPrChange>
          </w:rPr>
          <w:delText>Figure</w:delText>
        </w:r>
        <w:r w:rsidR="002B0A56" w:rsidRPr="00F53B11" w:rsidDel="0087659B">
          <w:delText xml:space="preserve"> </w:delText>
        </w:r>
        <w:r w:rsidR="002B0A56" w:rsidRPr="00F53B11" w:rsidDel="0087659B">
          <w:rPr>
            <w:noProof/>
          </w:rPr>
          <w:delText>4</w:delText>
        </w:r>
      </w:del>
      <w:r w:rsidR="002B0A56" w:rsidRPr="00F53B11">
        <w:fldChar w:fldCharType="end"/>
      </w:r>
      <w:r w:rsidR="002B0A56" w:rsidRPr="00F53B11">
        <w:t>)</w:t>
      </w:r>
      <w:r w:rsidR="0047308A" w:rsidRPr="00F53B11">
        <w:t xml:space="preserve">. Although </w:t>
      </w:r>
      <w:r w:rsidR="0047308A" w:rsidRPr="00F53B11">
        <w:rPr>
          <w:i/>
          <w:iCs/>
        </w:rPr>
        <w:t>L. apicalis</w:t>
      </w:r>
      <w:r w:rsidR="0047308A" w:rsidRPr="00F53B11">
        <w:t xml:space="preserve"> </w:t>
      </w:r>
      <w:ins w:id="537" w:author="Janelle Stevenson" w:date="2025-05-07T18:01:00Z" w16du:dateUtc="2025-05-07T08:01:00Z">
        <w:r w:rsidR="00A04E33" w:rsidRPr="00F53B11">
          <w:t xml:space="preserve">may have </w:t>
        </w:r>
      </w:ins>
      <w:r w:rsidR="0047308A" w:rsidRPr="00F53B11">
        <w:t xml:space="preserve">extended further east, </w:t>
      </w:r>
      <w:r w:rsidR="0047308A" w:rsidRPr="00F53B11">
        <w:rPr>
          <w:i/>
          <w:iCs/>
        </w:rPr>
        <w:t>L. conditor</w:t>
      </w:r>
      <w:r w:rsidR="0047308A" w:rsidRPr="00F53B11">
        <w:t xml:space="preserve"> </w:t>
      </w:r>
      <w:ins w:id="538" w:author="Annie Kraehe" w:date="2025-05-19T14:45:00Z">
        <w:r w:rsidR="00265AF8" w:rsidRPr="00F53B11">
          <w:t>is predicted to have</w:t>
        </w:r>
      </w:ins>
      <w:ins w:id="539" w:author="Janelle Stevenson" w:date="2025-05-07T18:01:00Z" w16du:dateUtc="2025-05-07T08:01:00Z">
        <w:del w:id="540" w:author="Annie Kraehe" w:date="2025-05-19T14:45:00Z" w16du:dateUtc="2025-05-19T05:15:00Z">
          <w:r w:rsidR="00A04E33" w:rsidRPr="00F53B11" w:rsidDel="00265AF8">
            <w:delText>likely</w:delText>
          </w:r>
        </w:del>
        <w:r w:rsidR="00A04E33" w:rsidRPr="00F53B11">
          <w:t xml:space="preserve"> </w:t>
        </w:r>
      </w:ins>
      <w:r w:rsidR="0047308A" w:rsidRPr="00F53B11">
        <w:t xml:space="preserve">occupied more of the southern interior across the western half of the continent. </w:t>
      </w:r>
      <w:ins w:id="541" w:author="Janelle Stevenson" w:date="2025-05-07T18:02:00Z" w16du:dateUtc="2025-05-07T08:02:00Z">
        <w:del w:id="542" w:author="Annie Kraehe" w:date="2025-05-19T14:45:00Z" w16du:dateUtc="2025-05-19T05:15:00Z">
          <w:r w:rsidR="00A04E33" w:rsidRPr="00F53B11" w:rsidDel="00265AF8">
            <w:delText>Predicted distributions for</w:delText>
          </w:r>
        </w:del>
      </w:ins>
      <w:ins w:id="543" w:author="Annie Kraehe" w:date="2025-05-19T14:45:00Z" w16du:dateUtc="2025-05-19T05:15:00Z">
        <w:r w:rsidR="00265AF8" w:rsidRPr="00F53B11">
          <w:t>For</w:t>
        </w:r>
      </w:ins>
      <w:ins w:id="544" w:author="Janelle Stevenson" w:date="2025-05-07T18:02:00Z" w16du:dateUtc="2025-05-07T08:02:00Z">
        <w:r w:rsidR="00A04E33" w:rsidRPr="00F53B11">
          <w:t xml:space="preserve"> </w:t>
        </w:r>
      </w:ins>
      <w:del w:id="545" w:author="Janelle Stevenson" w:date="2025-05-07T18:02:00Z" w16du:dateUtc="2025-05-07T08:02:00Z">
        <w:r w:rsidR="0047308A" w:rsidRPr="00F53B11" w:rsidDel="00A04E33">
          <w:delText>B</w:delText>
        </w:r>
      </w:del>
      <w:ins w:id="546" w:author="Janelle Stevenson" w:date="2025-05-07T18:02:00Z" w16du:dateUtc="2025-05-07T08:02:00Z">
        <w:r w:rsidR="00A04E33" w:rsidRPr="00F53B11">
          <w:t>b</w:t>
        </w:r>
      </w:ins>
      <w:r w:rsidR="0047308A" w:rsidRPr="00F53B11">
        <w:t xml:space="preserve">oth species’ </w:t>
      </w:r>
      <w:del w:id="547" w:author="Janelle Stevenson" w:date="2025-05-07T18:02:00Z" w16du:dateUtc="2025-05-07T08:02:00Z">
        <w:r w:rsidR="0047308A" w:rsidRPr="00F53B11" w:rsidDel="00EC072A">
          <w:delText xml:space="preserve">distributions </w:delText>
        </w:r>
      </w:del>
      <w:ins w:id="548" w:author="Annie Kraehe" w:date="2025-05-19T14:46:00Z" w16du:dateUtc="2025-05-19T05:16:00Z">
        <w:r w:rsidR="00265AF8" w:rsidRPr="00F53B11">
          <w:t>model projections indicate a constriction</w:t>
        </w:r>
      </w:ins>
      <w:del w:id="549" w:author="Annie Kraehe" w:date="2025-05-19T14:46:00Z" w16du:dateUtc="2025-05-19T05:16:00Z">
        <w:r w:rsidR="0047308A" w:rsidRPr="00F53B11" w:rsidDel="00265AF8">
          <w:delText>narrow</w:delText>
        </w:r>
      </w:del>
      <w:del w:id="550" w:author="Janelle Stevenson" w:date="2025-05-07T18:02:00Z" w16du:dateUtc="2025-05-07T08:02:00Z">
        <w:r w:rsidR="0047308A" w:rsidRPr="00F53B11" w:rsidDel="00EC072A">
          <w:delText>ed</w:delText>
        </w:r>
      </w:del>
      <w:r w:rsidR="0047308A" w:rsidRPr="00F53B11">
        <w:t xml:space="preserve"> near 135°E, creating </w:t>
      </w:r>
      <w:ins w:id="551" w:author="Annie Kraehe" w:date="2025-05-19T14:46:00Z">
        <w:r w:rsidR="00265AF8" w:rsidRPr="00F53B11">
          <w:t xml:space="preserve">narrowing </w:t>
        </w:r>
      </w:ins>
      <w:del w:id="552" w:author="Annie Kraehe" w:date="2025-05-19T14:46:00Z" w16du:dateUtc="2025-05-19T05:16:00Z">
        <w:r w:rsidR="0047308A" w:rsidRPr="00F53B11" w:rsidDel="00265AF8">
          <w:delText xml:space="preserve">a constriction in </w:delText>
        </w:r>
      </w:del>
      <w:r w:rsidR="0047308A" w:rsidRPr="00F53B11">
        <w:t xml:space="preserve">connectivity between eastern and western populations, though </w:t>
      </w:r>
      <w:ins w:id="553" w:author="Annie Kraehe" w:date="2025-05-19T14:46:00Z" w16du:dateUtc="2025-05-19T05:16:00Z">
        <w:r w:rsidR="00265AF8" w:rsidRPr="00F53B11">
          <w:t>p</w:t>
        </w:r>
      </w:ins>
      <w:ins w:id="554" w:author="Annie Kraehe" w:date="2025-05-19T14:47:00Z" w16du:dateUtc="2025-05-19T05:17:00Z">
        <w:r w:rsidR="00265AF8" w:rsidRPr="00F53B11">
          <w:t xml:space="preserve">redicted </w:t>
        </w:r>
      </w:ins>
      <w:r w:rsidR="0047308A" w:rsidRPr="00F53B11">
        <w:t>suitability remained continuous for both species throughout this early glacial phase</w:t>
      </w:r>
      <w:r w:rsidR="002B0A56" w:rsidRPr="00F53B11">
        <w:t>.</w:t>
      </w:r>
      <w:ins w:id="555" w:author="Annie Kraehe" w:date="2025-05-19T14:45:00Z" w16du:dateUtc="2025-05-19T05:15:00Z">
        <w:r w:rsidR="00265AF8" w:rsidRPr="00F53B11">
          <w:t xml:space="preserve"> </w:t>
        </w:r>
      </w:ins>
    </w:p>
    <w:p w14:paraId="15BDAD91" w14:textId="0931BA6C" w:rsidR="002B0A56" w:rsidRPr="00F53B11" w:rsidDel="00870ACD" w:rsidRDefault="002B0A56" w:rsidP="001E4115">
      <w:pPr>
        <w:pStyle w:val="Caption"/>
        <w:spacing w:line="480" w:lineRule="auto"/>
        <w:rPr>
          <w:del w:id="556" w:author="Annie Kraehe" w:date="2025-05-23T16:33:00Z" w16du:dateUtc="2025-05-23T07:03:00Z"/>
        </w:rPr>
        <w:pPrChange w:id="557" w:author="Annie Kraehe" w:date="2025-05-23T16:33:00Z" w16du:dateUtc="2025-05-23T07:03:00Z">
          <w:pPr>
            <w:pStyle w:val="Heading1"/>
            <w:keepNext/>
            <w:spacing w:line="360" w:lineRule="auto"/>
          </w:pPr>
        </w:pPrChange>
      </w:pPr>
      <w:commentRangeStart w:id="558"/>
      <w:commentRangeStart w:id="559"/>
      <w:r w:rsidRPr="00F53B11">
        <w:lastRenderedPageBreak/>
        <w:drawing>
          <wp:anchor distT="0" distB="0" distL="114300" distR="114300" simplePos="0" relativeHeight="251662336" behindDoc="0" locked="0" layoutInCell="1" allowOverlap="1" wp14:anchorId="416BCAE2" wp14:editId="4CCF2081">
            <wp:simplePos x="0" y="0"/>
            <wp:positionH relativeFrom="column">
              <wp:posOffset>19050</wp:posOffset>
            </wp:positionH>
            <wp:positionV relativeFrom="paragraph">
              <wp:posOffset>19050</wp:posOffset>
            </wp:positionV>
            <wp:extent cx="4552604" cy="6958330"/>
            <wp:effectExtent l="19050" t="19050" r="19685" b="13970"/>
            <wp:wrapTopAndBottom/>
            <wp:docPr id="174294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49998"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020" t="3335" r="21060"/>
                    <a:stretch/>
                  </pic:blipFill>
                  <pic:spPr bwMode="auto">
                    <a:xfrm>
                      <a:off x="0" y="0"/>
                      <a:ext cx="4552604" cy="6958330"/>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558"/>
    </w:p>
    <w:p w14:paraId="28B84CEC" w14:textId="1C777297" w:rsidR="002B0A56" w:rsidRPr="00F53B11" w:rsidRDefault="002B0A56" w:rsidP="001E4115">
      <w:pPr>
        <w:pStyle w:val="Caption"/>
        <w:spacing w:line="480" w:lineRule="auto"/>
      </w:pPr>
      <w:bookmarkStart w:id="560" w:name="_Ref198056564"/>
      <w:bookmarkStart w:id="561" w:name="_Toc198921768"/>
      <w:r w:rsidRPr="00F53B11">
        <w:rPr>
          <w:rPrChange w:id="562" w:author="Annie Kraehe" w:date="2025-05-19T17:04:00Z" w16du:dateUtc="2025-05-19T07:34:00Z">
            <w:rPr>
              <w:color w:val="D86DCB" w:themeColor="accent5" w:themeTint="99"/>
            </w:rPr>
          </w:rPrChange>
        </w:rPr>
        <w:t>Figure</w:t>
      </w:r>
      <w:r w:rsidRPr="00F53B11">
        <w:t xml:space="preserve"> </w:t>
      </w:r>
      <w:r w:rsidRPr="00F53B11">
        <w:fldChar w:fldCharType="begin"/>
      </w:r>
      <w:r w:rsidRPr="00F53B11">
        <w:instrText xml:space="preserve"> SEQ Figure \* ARABIC </w:instrText>
      </w:r>
      <w:r w:rsidRPr="00F53B11">
        <w:fldChar w:fldCharType="separate"/>
      </w:r>
      <w:ins w:id="563" w:author="Annie Kraehe" w:date="2025-05-23T16:43:00Z" w16du:dateUtc="2025-05-23T07:13:00Z">
        <w:r w:rsidR="00870ACD">
          <w:t>1</w:t>
        </w:r>
      </w:ins>
      <w:del w:id="564" w:author="Annie Kraehe" w:date="2025-05-19T14:37:00Z" w16du:dateUtc="2025-05-19T05:07:00Z">
        <w:r w:rsidR="005F4E8D" w:rsidRPr="00F53B11" w:rsidDel="00265AF8">
          <w:delText>3</w:delText>
        </w:r>
      </w:del>
      <w:r w:rsidRPr="00F53B11">
        <w:fldChar w:fldCharType="end"/>
      </w:r>
      <w:bookmarkEnd w:id="560"/>
      <w:r w:rsidRPr="00F53B11">
        <w:t>.</w:t>
      </w:r>
      <w:r w:rsidRPr="00F53B11">
        <w:rPr>
          <w:rStyle w:val="CommentReference"/>
          <w:b w:val="0"/>
          <w:bCs w:val="0"/>
        </w:rPr>
        <w:commentReference w:id="558"/>
      </w:r>
      <w:commentRangeEnd w:id="559"/>
      <w:r w:rsidRPr="00F53B11">
        <w:rPr>
          <w:rStyle w:val="CommentReference"/>
          <w:b w:val="0"/>
          <w:bCs w:val="0"/>
        </w:rPr>
        <w:commentReference w:id="559"/>
      </w:r>
      <w:r w:rsidRPr="00F53B11">
        <w:t xml:space="preserve"> </w:t>
      </w:r>
      <w:r w:rsidRPr="00A06F21">
        <w:rPr>
          <w:b w:val="0"/>
          <w:bCs w:val="0"/>
        </w:rPr>
        <w:t xml:space="preserve">Predicted distribution of </w:t>
      </w:r>
      <w:r w:rsidRPr="00A06F21">
        <w:rPr>
          <w:b w:val="0"/>
          <w:bCs w:val="0"/>
          <w:i/>
          <w:iCs/>
        </w:rPr>
        <w:t>Leporillus apicalis</w:t>
      </w:r>
      <w:r w:rsidRPr="00A06F21">
        <w:rPr>
          <w:b w:val="0"/>
          <w:bCs w:val="0"/>
        </w:rPr>
        <w:t xml:space="preserve"> across six key time steps from 28 ka to 0 BP. Habitat suitability is shown as a continuous probability surface, with green areas indicating high climatic suitability and warmer colours indicating lower suitability. Pink points show the locations of dated middens corresponding to each time step.</w:t>
      </w:r>
      <w:bookmarkEnd w:id="561"/>
    </w:p>
    <w:p w14:paraId="2D4570AB" w14:textId="7FA32374" w:rsidR="002B0A56" w:rsidRPr="00F53B11" w:rsidDel="00870ACD" w:rsidRDefault="002B0A56" w:rsidP="001E4115">
      <w:pPr>
        <w:pStyle w:val="Caption"/>
        <w:spacing w:line="480" w:lineRule="auto"/>
        <w:rPr>
          <w:del w:id="565" w:author="Annie Kraehe" w:date="2025-05-23T16:33:00Z" w16du:dateUtc="2025-05-23T07:03:00Z"/>
        </w:rPr>
        <w:pPrChange w:id="566" w:author="Annie Kraehe" w:date="2025-05-23T16:33:00Z" w16du:dateUtc="2025-05-23T07:03:00Z">
          <w:pPr>
            <w:keepNext/>
          </w:pPr>
        </w:pPrChange>
      </w:pPr>
      <w:r w:rsidRPr="00F53B11">
        <w:lastRenderedPageBreak/>
        <w:drawing>
          <wp:anchor distT="0" distB="0" distL="114300" distR="114300" simplePos="0" relativeHeight="251663360" behindDoc="0" locked="0" layoutInCell="1" allowOverlap="1" wp14:anchorId="08EFC6BD" wp14:editId="02E3AA84">
            <wp:simplePos x="0" y="0"/>
            <wp:positionH relativeFrom="column">
              <wp:posOffset>19050</wp:posOffset>
            </wp:positionH>
            <wp:positionV relativeFrom="paragraph">
              <wp:posOffset>19050</wp:posOffset>
            </wp:positionV>
            <wp:extent cx="4895536" cy="6965950"/>
            <wp:effectExtent l="19050" t="19050" r="19685" b="25400"/>
            <wp:wrapTopAndBottom/>
            <wp:docPr id="414768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68403"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833" t="3228" r="18960"/>
                    <a:stretch/>
                  </pic:blipFill>
                  <pic:spPr bwMode="auto">
                    <a:xfrm>
                      <a:off x="0" y="0"/>
                      <a:ext cx="4895536" cy="6965950"/>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000C96" w14:textId="4F779C76" w:rsidR="002B0A56" w:rsidRPr="00A06F21" w:rsidRDefault="002B0A56" w:rsidP="001E4115">
      <w:pPr>
        <w:pStyle w:val="Caption"/>
        <w:spacing w:line="480" w:lineRule="auto"/>
        <w:rPr>
          <w:b w:val="0"/>
          <w:bCs w:val="0"/>
        </w:rPr>
      </w:pPr>
      <w:bookmarkStart w:id="567" w:name="_Ref198058510"/>
      <w:bookmarkStart w:id="568" w:name="_Toc198921769"/>
      <w:r w:rsidRPr="00F53B11">
        <w:rPr>
          <w:rPrChange w:id="569" w:author="Annie Kraehe" w:date="2025-05-19T17:04:00Z" w16du:dateUtc="2025-05-19T07:34:00Z">
            <w:rPr>
              <w:color w:val="D86DCB" w:themeColor="accent5" w:themeTint="99"/>
            </w:rPr>
          </w:rPrChange>
        </w:rPr>
        <w:t>Figure</w:t>
      </w:r>
      <w:r w:rsidRPr="00F53B11">
        <w:t xml:space="preserve"> </w:t>
      </w:r>
      <w:r w:rsidRPr="00F53B11">
        <w:fldChar w:fldCharType="begin"/>
      </w:r>
      <w:r w:rsidRPr="00F53B11">
        <w:instrText xml:space="preserve"> SEQ Figure \* ARABIC </w:instrText>
      </w:r>
      <w:r w:rsidRPr="00F53B11">
        <w:fldChar w:fldCharType="separate"/>
      </w:r>
      <w:ins w:id="570" w:author="Annie Kraehe" w:date="2025-05-23T16:43:00Z" w16du:dateUtc="2025-05-23T07:13:00Z">
        <w:r w:rsidR="00870ACD">
          <w:t>2</w:t>
        </w:r>
      </w:ins>
      <w:del w:id="571" w:author="Annie Kraehe" w:date="2025-05-19T14:37:00Z" w16du:dateUtc="2025-05-19T05:07:00Z">
        <w:r w:rsidR="005F4E8D" w:rsidRPr="00F53B11" w:rsidDel="00265AF8">
          <w:delText>4</w:delText>
        </w:r>
      </w:del>
      <w:r w:rsidRPr="00F53B11">
        <w:fldChar w:fldCharType="end"/>
      </w:r>
      <w:bookmarkEnd w:id="567"/>
      <w:r w:rsidRPr="00F53B11">
        <w:t xml:space="preserve">. </w:t>
      </w:r>
      <w:r w:rsidRPr="00A06F21">
        <w:rPr>
          <w:b w:val="0"/>
          <w:bCs w:val="0"/>
        </w:rPr>
        <w:t xml:space="preserve">Predicted distribution of </w:t>
      </w:r>
      <w:r w:rsidRPr="00A06F21">
        <w:rPr>
          <w:b w:val="0"/>
          <w:bCs w:val="0"/>
          <w:i/>
          <w:iCs/>
        </w:rPr>
        <w:t>Leporillus conditor</w:t>
      </w:r>
      <w:r w:rsidRPr="00A06F21">
        <w:rPr>
          <w:b w:val="0"/>
          <w:bCs w:val="0"/>
        </w:rPr>
        <w:t xml:space="preserve"> across six key time steps from </w:t>
      </w:r>
      <w:del w:id="572" w:author="Annie Kraehe" w:date="2025-05-14T13:10:00Z" w16du:dateUtc="2025-05-14T03:40:00Z">
        <w:r w:rsidRPr="00A06F21" w:rsidDel="00332ACD">
          <w:rPr>
            <w:b w:val="0"/>
            <w:bCs w:val="0"/>
          </w:rPr>
          <w:delText>-</w:delText>
        </w:r>
      </w:del>
      <w:ins w:id="573" w:author="Annie Kraehe" w:date="2025-05-14T13:10:00Z" w16du:dateUtc="2025-05-14T03:40:00Z">
        <w:r w:rsidR="00332ACD" w:rsidRPr="00A06F21">
          <w:rPr>
            <w:b w:val="0"/>
            <w:bCs w:val="0"/>
          </w:rPr>
          <w:t>28</w:t>
        </w:r>
      </w:ins>
      <w:del w:id="574" w:author="Annie Kraehe" w:date="2025-05-14T13:10:00Z" w16du:dateUtc="2025-05-14T03:40:00Z">
        <w:r w:rsidRPr="00A06F21" w:rsidDel="00332ACD">
          <w:rPr>
            <w:b w:val="0"/>
            <w:bCs w:val="0"/>
          </w:rPr>
          <w:delText>4</w:delText>
        </w:r>
      </w:del>
      <w:del w:id="575" w:author="Annie Kraehe" w:date="2025-05-14T13:09:00Z" w16du:dateUtc="2025-05-14T03:39:00Z">
        <w:r w:rsidRPr="00A06F21" w:rsidDel="00332ACD">
          <w:rPr>
            <w:b w:val="0"/>
            <w:bCs w:val="0"/>
          </w:rPr>
          <w:delText xml:space="preserve">0 </w:delText>
        </w:r>
      </w:del>
      <w:r w:rsidRPr="00A06F21">
        <w:rPr>
          <w:b w:val="0"/>
          <w:bCs w:val="0"/>
        </w:rPr>
        <w:t>ka to 0 BP. Habitat suitability is displayed as a continuous probability surface, with green areas representing high climatic suitability.</w:t>
      </w:r>
      <w:bookmarkEnd w:id="568"/>
    </w:p>
    <w:p w14:paraId="35AED0B9" w14:textId="1E0B56F7" w:rsidR="002B0A56" w:rsidRPr="00F53B11" w:rsidDel="00870ACD" w:rsidRDefault="002B0A56" w:rsidP="001E4115">
      <w:pPr>
        <w:spacing w:line="480" w:lineRule="auto"/>
        <w:rPr>
          <w:del w:id="576" w:author="Annie Kraehe" w:date="2025-05-23T16:33:00Z" w16du:dateUtc="2025-05-23T07:03:00Z"/>
        </w:rPr>
      </w:pPr>
    </w:p>
    <w:p w14:paraId="0B09A2FF" w14:textId="6B026998" w:rsidR="005A5320" w:rsidRPr="00F53B11" w:rsidDel="00E01FC5" w:rsidRDefault="005A5320" w:rsidP="001E4115">
      <w:pPr>
        <w:spacing w:line="480" w:lineRule="auto"/>
        <w:rPr>
          <w:del w:id="577" w:author="Vera Weisbecker" w:date="2025-05-05T15:54:00Z" w16du:dateUtc="2025-05-05T06:24:00Z"/>
        </w:rPr>
      </w:pPr>
    </w:p>
    <w:p w14:paraId="1E854F9B" w14:textId="143372B8" w:rsidR="00F218DF" w:rsidRPr="00F53B11" w:rsidRDefault="005A5320" w:rsidP="001E4115">
      <w:pPr>
        <w:spacing w:line="480" w:lineRule="auto"/>
      </w:pPr>
      <w:commentRangeStart w:id="578"/>
      <w:r w:rsidRPr="00F53B11">
        <w:t>The</w:t>
      </w:r>
      <w:ins w:id="579" w:author="Annie Kraehe" w:date="2025-05-19T14:49:00Z" w16du:dateUtc="2025-05-19T05:19:00Z">
        <w:r w:rsidR="00265AF8" w:rsidRPr="00F53B11">
          <w:t xml:space="preserve"> </w:t>
        </w:r>
      </w:ins>
      <w:ins w:id="580" w:author="Annie Kraehe" w:date="2025-05-19T14:50:00Z" w16du:dateUtc="2025-05-19T05:20:00Z">
        <w:r w:rsidR="00265AF8" w:rsidRPr="00F53B11">
          <w:t>modelled</w:t>
        </w:r>
      </w:ins>
      <w:r w:rsidRPr="00F53B11">
        <w:t xml:space="preserve"> suitability-weighted centroids of </w:t>
      </w:r>
      <w:r w:rsidR="002B0A56" w:rsidRPr="00F53B11">
        <w:rPr>
          <w:i/>
          <w:iCs/>
          <w:rPrChange w:id="581" w:author="Annie Kraehe" w:date="2025-05-19T17:04:00Z" w16du:dateUtc="2025-05-19T07:34:00Z">
            <w:rPr/>
          </w:rPrChange>
        </w:rPr>
        <w:t>L. conditor</w:t>
      </w:r>
      <w:r w:rsidR="002B0A56" w:rsidRPr="00F53B11">
        <w:t xml:space="preserve"> </w:t>
      </w:r>
      <w:r w:rsidRPr="00F53B11">
        <w:t>reached</w:t>
      </w:r>
      <w:ins w:id="582" w:author="Annie Kraehe" w:date="2025-05-19T14:49:00Z" w16du:dateUtc="2025-05-19T05:19:00Z">
        <w:r w:rsidR="00265AF8" w:rsidRPr="00F53B11">
          <w:t xml:space="preserve"> </w:t>
        </w:r>
      </w:ins>
      <w:del w:id="583" w:author="Annie Kraehe" w:date="2025-05-19T14:49:00Z" w16du:dateUtc="2025-05-19T05:19:00Z">
        <w:r w:rsidRPr="00F53B11" w:rsidDel="00265AF8">
          <w:delText xml:space="preserve"> </w:delText>
        </w:r>
        <w:r w:rsidR="002B0A56" w:rsidRPr="00F53B11" w:rsidDel="00265AF8">
          <w:delText>its</w:delText>
        </w:r>
      </w:del>
      <w:ins w:id="584" w:author="Annie Kraehe" w:date="2025-05-19T14:49:00Z" w16du:dateUtc="2025-05-19T05:19:00Z">
        <w:r w:rsidR="00265AF8" w:rsidRPr="00F53B11">
          <w:t>their</w:t>
        </w:r>
      </w:ins>
      <w:r w:rsidR="002B0A56" w:rsidRPr="00F53B11">
        <w:t xml:space="preserve"> </w:t>
      </w:r>
      <w:r w:rsidRPr="00F53B11">
        <w:t>most northerly positions</w:t>
      </w:r>
      <w:commentRangeEnd w:id="578"/>
      <w:r w:rsidR="00BC13F1" w:rsidRPr="00F53B11">
        <w:rPr>
          <w:rStyle w:val="CommentReference"/>
        </w:rPr>
        <w:commentReference w:id="578"/>
      </w:r>
      <w:r w:rsidRPr="00F53B11">
        <w:t xml:space="preserve"> by </w:t>
      </w:r>
      <w:del w:id="585" w:author="Annie Kraehe" w:date="2025-05-19T12:47:00Z" w16du:dateUtc="2025-05-19T03:17:00Z">
        <w:r w:rsidRPr="00F53B11" w:rsidDel="00F52432">
          <w:delText>−</w:delText>
        </w:r>
      </w:del>
      <w:r w:rsidRPr="00F53B11">
        <w:t>2</w:t>
      </w:r>
      <w:r w:rsidR="002B0A56" w:rsidRPr="00F53B11">
        <w:t>3</w:t>
      </w:r>
      <w:r w:rsidRPr="00F53B11">
        <w:t xml:space="preserve"> ka</w:t>
      </w:r>
      <w:r w:rsidR="002B0A56" w:rsidRPr="00F53B11">
        <w:t xml:space="preserve">, while </w:t>
      </w:r>
      <w:ins w:id="586" w:author="Annie Kraehe" w:date="2025-05-19T14:50:00Z" w16du:dateUtc="2025-05-19T05:20:00Z">
        <w:r w:rsidR="00265AF8" w:rsidRPr="00F53B11">
          <w:t xml:space="preserve">the </w:t>
        </w:r>
      </w:ins>
      <w:r w:rsidR="002B0A56" w:rsidRPr="00F53B11">
        <w:t xml:space="preserve">L. apicalis </w:t>
      </w:r>
      <w:ins w:id="587" w:author="Annie Kraehe" w:date="2025-05-19T14:50:00Z" w16du:dateUtc="2025-05-19T05:20:00Z">
        <w:r w:rsidR="00265AF8" w:rsidRPr="00F53B11">
          <w:t xml:space="preserve">model </w:t>
        </w:r>
      </w:ins>
      <w:ins w:id="588" w:author="Annie Kraehe" w:date="2025-05-19T14:49:00Z" w16du:dateUtc="2025-05-19T05:19:00Z">
        <w:r w:rsidR="00265AF8" w:rsidRPr="00F53B11">
          <w:t>peaked slightly later</w:t>
        </w:r>
        <w:r w:rsidR="00265AF8" w:rsidRPr="00F53B11" w:rsidDel="00265AF8">
          <w:t xml:space="preserve"> </w:t>
        </w:r>
      </w:ins>
      <w:del w:id="589" w:author="Annie Kraehe" w:date="2025-05-19T14:49:00Z" w16du:dateUtc="2025-05-19T05:19:00Z">
        <w:r w:rsidR="00F218DF" w:rsidRPr="00F53B11" w:rsidDel="00265AF8">
          <w:delText xml:space="preserve">was a little later, </w:delText>
        </w:r>
      </w:del>
      <w:r w:rsidR="00F218DF" w:rsidRPr="00F53B11">
        <w:t xml:space="preserve">at </w:t>
      </w:r>
      <w:del w:id="590" w:author="Annie Kraehe" w:date="2025-05-19T12:47:00Z" w16du:dateUtc="2025-05-19T03:17:00Z">
        <w:r w:rsidR="00F218DF" w:rsidRPr="00F53B11" w:rsidDel="00F52432">
          <w:delText xml:space="preserve">- </w:delText>
        </w:r>
      </w:del>
      <w:r w:rsidR="00F218DF" w:rsidRPr="00F53B11">
        <w:t>26 ka</w:t>
      </w:r>
      <w:r w:rsidRPr="00F53B11">
        <w:t xml:space="preserve"> (−24.86° for </w:t>
      </w:r>
      <w:r w:rsidRPr="00F53B11">
        <w:rPr>
          <w:i/>
          <w:iCs/>
        </w:rPr>
        <w:t xml:space="preserve">L. </w:t>
      </w:r>
      <w:r w:rsidRPr="00F53B11">
        <w:rPr>
          <w:i/>
          <w:iCs/>
        </w:rPr>
        <w:lastRenderedPageBreak/>
        <w:t>apicalis</w:t>
      </w:r>
      <w:r w:rsidRPr="00F53B11">
        <w:t xml:space="preserve">; −24.96° for </w:t>
      </w:r>
      <w:r w:rsidRPr="00F53B11">
        <w:rPr>
          <w:i/>
          <w:iCs/>
        </w:rPr>
        <w:t>L. conditor</w:t>
      </w:r>
      <w:r w:rsidRPr="00F53B11">
        <w:t xml:space="preserve">). Between </w:t>
      </w:r>
      <w:del w:id="591" w:author="Annie Kraehe" w:date="2025-05-19T12:47:00Z" w16du:dateUtc="2025-05-19T03:17:00Z">
        <w:r w:rsidRPr="00F53B11" w:rsidDel="00F52432">
          <w:delText>−</w:delText>
        </w:r>
      </w:del>
      <w:r w:rsidRPr="00F53B11">
        <w:t xml:space="preserve">26 and </w:t>
      </w:r>
      <w:del w:id="592" w:author="Annie Kraehe" w:date="2025-05-19T12:47:00Z" w16du:dateUtc="2025-05-19T03:17:00Z">
        <w:r w:rsidRPr="00F53B11" w:rsidDel="00F52432">
          <w:delText>−</w:delText>
        </w:r>
      </w:del>
      <w:r w:rsidRPr="00F53B11">
        <w:t xml:space="preserve">21 ka, both species </w:t>
      </w:r>
      <w:ins w:id="593" w:author="Annie Kraehe" w:date="2025-05-19T14:50:00Z" w16du:dateUtc="2025-05-19T05:20:00Z">
        <w:r w:rsidR="00265AF8" w:rsidRPr="00F53B11">
          <w:t xml:space="preserve">are predicted to have contracted </w:t>
        </w:r>
      </w:ins>
      <w:del w:id="594" w:author="Annie Kraehe" w:date="2025-05-19T14:50:00Z" w16du:dateUtc="2025-05-19T05:20:00Z">
        <w:r w:rsidRPr="00F53B11" w:rsidDel="00265AF8">
          <w:delText xml:space="preserve">began to contract </w:delText>
        </w:r>
      </w:del>
      <w:r w:rsidRPr="00F53B11">
        <w:t>southward in response to intensifying glacial conditions</w:t>
      </w:r>
      <w:r w:rsidR="00F218DF" w:rsidRPr="00F53B11">
        <w:t xml:space="preserve"> (</w:t>
      </w:r>
      <w:r w:rsidR="00F218DF" w:rsidRPr="00F53B11">
        <w:fldChar w:fldCharType="begin"/>
      </w:r>
      <w:r w:rsidR="00F218DF" w:rsidRPr="00F53B11">
        <w:instrText xml:space="preserve"> REF _Ref198056609 \h </w:instrText>
      </w:r>
      <w:r w:rsidR="00D855E1" w:rsidRPr="00F53B11">
        <w:instrText xml:space="preserve"> \* MERGEFORMAT </w:instrText>
      </w:r>
      <w:r w:rsidR="00F218DF" w:rsidRPr="00F53B11">
        <w:fldChar w:fldCharType="separate"/>
      </w:r>
      <w:ins w:id="595" w:author="Annie Kraehe" w:date="2025-05-23T16:43:00Z" w16du:dateUtc="2025-05-23T07:13:00Z">
        <w:r w:rsidR="00870ACD" w:rsidRPr="00F53B11">
          <w:rPr>
            <w:rPrChange w:id="596" w:author="Annie Kraehe" w:date="2025-05-19T17:04:00Z" w16du:dateUtc="2025-05-19T07:34:00Z">
              <w:rPr>
                <w:color w:val="D86DCB" w:themeColor="accent5" w:themeTint="99"/>
              </w:rPr>
            </w:rPrChange>
          </w:rPr>
          <w:t>Figure</w:t>
        </w:r>
        <w:r w:rsidR="00870ACD" w:rsidRPr="00F53B11">
          <w:t xml:space="preserve"> </w:t>
        </w:r>
        <w:r w:rsidR="00870ACD">
          <w:rPr>
            <w:noProof/>
          </w:rPr>
          <w:t>3</w:t>
        </w:r>
      </w:ins>
      <w:del w:id="597" w:author="Annie Kraehe" w:date="2025-05-19T10:55:00Z" w16du:dateUtc="2025-05-19T01:25:00Z">
        <w:r w:rsidR="00F218DF" w:rsidRPr="00F53B11" w:rsidDel="0087659B">
          <w:rPr>
            <w:rPrChange w:id="598" w:author="Annie Kraehe" w:date="2025-05-19T17:04:00Z" w16du:dateUtc="2025-05-19T07:34:00Z">
              <w:rPr>
                <w:color w:val="D86DCB" w:themeColor="accent5" w:themeTint="99"/>
              </w:rPr>
            </w:rPrChange>
          </w:rPr>
          <w:delText>Figure</w:delText>
        </w:r>
        <w:r w:rsidR="00F218DF" w:rsidRPr="00F53B11" w:rsidDel="0087659B">
          <w:delText xml:space="preserve"> </w:delText>
        </w:r>
        <w:r w:rsidR="00F218DF" w:rsidRPr="00F53B11" w:rsidDel="0087659B">
          <w:rPr>
            <w:noProof/>
          </w:rPr>
          <w:delText>5</w:delText>
        </w:r>
      </w:del>
      <w:r w:rsidR="00F218DF" w:rsidRPr="00F53B11">
        <w:fldChar w:fldCharType="end"/>
      </w:r>
      <w:r w:rsidR="00F218DF" w:rsidRPr="00F53B11">
        <w:t>)</w:t>
      </w:r>
      <w:r w:rsidRPr="00F53B11">
        <w:t xml:space="preserve">. For </w:t>
      </w:r>
      <w:ins w:id="599" w:author="Annie Kraehe" w:date="2025-05-19T15:29:00Z" w16du:dateUtc="2025-05-19T05:59:00Z">
        <w:r w:rsidR="005F4573" w:rsidRPr="00F53B11">
          <w:t xml:space="preserve">the </w:t>
        </w:r>
      </w:ins>
      <w:r w:rsidRPr="00F53B11">
        <w:rPr>
          <w:i/>
          <w:iCs/>
        </w:rPr>
        <w:t>L. apicalis</w:t>
      </w:r>
      <w:ins w:id="600" w:author="Annie Kraehe" w:date="2025-05-19T15:29:00Z" w16du:dateUtc="2025-05-19T05:59:00Z">
        <w:r w:rsidR="005F4573" w:rsidRPr="00F53B11">
          <w:rPr>
            <w:i/>
            <w:iCs/>
          </w:rPr>
          <w:t xml:space="preserve"> </w:t>
        </w:r>
        <w:r w:rsidR="005F4573" w:rsidRPr="00F53B11">
          <w:t>model</w:t>
        </w:r>
      </w:ins>
      <w:r w:rsidRPr="00F53B11">
        <w:t xml:space="preserve">, this period marked a gradual retraction of northern habitat, particularly across the Top End and eastern interior, resulting in a narrower east–west band of </w:t>
      </w:r>
      <w:ins w:id="601" w:author="Annie Kraehe" w:date="2025-05-19T15:30:00Z" w16du:dateUtc="2025-05-19T06:00:00Z">
        <w:r w:rsidR="005F4573" w:rsidRPr="00F53B11">
          <w:t xml:space="preserve">modelled </w:t>
        </w:r>
      </w:ins>
      <w:r w:rsidRPr="00F53B11">
        <w:t xml:space="preserve">suitability centred between ~20–26°S. </w:t>
      </w:r>
      <w:ins w:id="602" w:author="Annie Kraehe" w:date="2025-05-19T15:31:00Z" w16du:dateUtc="2025-05-19T06:01:00Z">
        <w:r w:rsidR="005F4573" w:rsidRPr="00F53B11">
          <w:t xml:space="preserve">The </w:t>
        </w:r>
      </w:ins>
      <w:r w:rsidRPr="00F53B11">
        <w:rPr>
          <w:i/>
          <w:iCs/>
        </w:rPr>
        <w:t>L. conditor</w:t>
      </w:r>
      <w:r w:rsidRPr="00F53B11">
        <w:t xml:space="preserve"> </w:t>
      </w:r>
      <w:ins w:id="603" w:author="Annie Kraehe" w:date="2025-05-19T15:31:00Z" w16du:dateUtc="2025-05-19T06:01:00Z">
        <w:r w:rsidR="000731EF" w:rsidRPr="00F53B11">
          <w:t>model</w:t>
        </w:r>
      </w:ins>
      <w:del w:id="604" w:author="Annie Kraehe" w:date="2025-05-19T15:31:00Z" w16du:dateUtc="2025-05-19T06:01:00Z">
        <w:r w:rsidRPr="00F53B11" w:rsidDel="000731EF">
          <w:delText xml:space="preserve">exhibited a </w:delText>
        </w:r>
      </w:del>
      <w:ins w:id="605" w:author="Annie Kraehe" w:date="2025-05-19T15:31:00Z" w16du:dateUtc="2025-05-19T06:01:00Z">
        <w:r w:rsidR="000731EF" w:rsidRPr="00F53B11">
          <w:t xml:space="preserve"> followed a </w:t>
        </w:r>
      </w:ins>
      <w:r w:rsidRPr="00F53B11">
        <w:t xml:space="preserve">similar pattern of northward contraction but retained a more extensive southern range. By </w:t>
      </w:r>
      <w:del w:id="606" w:author="Annie Kraehe" w:date="2025-05-19T15:32:00Z" w16du:dateUtc="2025-05-19T06:02:00Z">
        <w:r w:rsidRPr="00F53B11" w:rsidDel="000731EF">
          <w:delText>−</w:delText>
        </w:r>
      </w:del>
      <w:r w:rsidRPr="00F53B11">
        <w:t xml:space="preserve">21 ka, </w:t>
      </w:r>
      <w:ins w:id="607" w:author="Annie Kraehe" w:date="2025-05-19T15:44:00Z">
        <w:r w:rsidR="00D7132F" w:rsidRPr="00F53B11">
          <w:t xml:space="preserve">high-suitability conditions were still predicted </w:t>
        </w:r>
      </w:ins>
      <w:ins w:id="608" w:author="Annie Kraehe" w:date="2025-05-19T15:44:00Z" w16du:dateUtc="2025-05-19T06:14:00Z">
        <w:r w:rsidR="00D7132F" w:rsidRPr="00F53B11">
          <w:t xml:space="preserve">across </w:t>
        </w:r>
      </w:ins>
      <w:del w:id="609" w:author="Annie Kraehe" w:date="2025-05-19T15:38:00Z" w16du:dateUtc="2025-05-19T06:08:00Z">
        <w:r w:rsidRPr="00F53B11" w:rsidDel="000731EF">
          <w:delText>it</w:delText>
        </w:r>
      </w:del>
      <w:del w:id="610" w:author="Annie Kraehe" w:date="2025-05-19T15:44:00Z" w16du:dateUtc="2025-05-19T06:14:00Z">
        <w:r w:rsidRPr="00F53B11" w:rsidDel="00D7132F">
          <w:delText xml:space="preserve"> still occupied </w:delText>
        </w:r>
      </w:del>
      <w:r w:rsidRPr="00F53B11">
        <w:t xml:space="preserve">a broad swathe of central southern Australia, with core suitability persisting across the inland west and expanding slightly into the Nullarbor. While both </w:t>
      </w:r>
      <w:del w:id="611" w:author="Annie Kraehe" w:date="2025-05-19T15:39:00Z" w16du:dateUtc="2025-05-19T06:09:00Z">
        <w:r w:rsidRPr="00F53B11" w:rsidDel="000731EF">
          <w:delText xml:space="preserve">species </w:delText>
        </w:r>
      </w:del>
      <w:ins w:id="612" w:author="Annie Kraehe" w:date="2025-05-19T15:39:00Z" w16du:dateUtc="2025-05-19T06:09:00Z">
        <w:r w:rsidR="000731EF" w:rsidRPr="00F53B11">
          <w:t xml:space="preserve">models </w:t>
        </w:r>
      </w:ins>
      <w:del w:id="613" w:author="Annie Kraehe" w:date="2025-05-19T15:39:00Z" w16du:dateUtc="2025-05-19T06:09:00Z">
        <w:r w:rsidRPr="00F53B11" w:rsidDel="000731EF">
          <w:delText>experienced</w:delText>
        </w:r>
      </w:del>
      <w:ins w:id="614" w:author="Annie Kraehe" w:date="2025-05-19T15:39:00Z" w16du:dateUtc="2025-05-19T06:09:00Z">
        <w:r w:rsidR="000731EF" w:rsidRPr="00F53B11">
          <w:t>demonstrate</w:t>
        </w:r>
      </w:ins>
      <w:r w:rsidRPr="00F53B11">
        <w:t xml:space="preserve"> habitat loss at the northern margins, </w:t>
      </w:r>
      <w:ins w:id="615" w:author="Annie Kraehe" w:date="2025-05-19T15:39:00Z" w16du:dateUtc="2025-05-19T06:09:00Z">
        <w:r w:rsidR="000731EF" w:rsidRPr="00F53B11">
          <w:t xml:space="preserve">the </w:t>
        </w:r>
      </w:ins>
      <w:r w:rsidRPr="00F53B11">
        <w:rPr>
          <w:i/>
          <w:iCs/>
        </w:rPr>
        <w:t>L. conditor</w:t>
      </w:r>
      <w:r w:rsidRPr="00F53B11">
        <w:t xml:space="preserve"> m</w:t>
      </w:r>
      <w:ins w:id="616" w:author="Annie Kraehe" w:date="2025-05-19T15:39:00Z" w16du:dateUtc="2025-05-19T06:09:00Z">
        <w:r w:rsidR="000731EF" w:rsidRPr="00F53B11">
          <w:t>odel m</w:t>
        </w:r>
      </w:ins>
      <w:r w:rsidRPr="00F53B11">
        <w:t xml:space="preserve">aintained a wider latitudinal envelope and stronger representation in the western interior. </w:t>
      </w:r>
      <w:del w:id="617" w:author="Annie Kraehe" w:date="2025-05-19T15:46:00Z" w16du:dateUtc="2025-05-19T06:16:00Z">
        <w:r w:rsidRPr="00F53B11" w:rsidDel="00D7132F">
          <w:delText>Notably, a</w:delText>
        </w:r>
      </w:del>
      <w:ins w:id="618" w:author="Annie Kraehe" w:date="2025-05-19T15:47:00Z" w16du:dateUtc="2025-05-19T06:17:00Z">
        <w:r w:rsidR="00D7132F" w:rsidRPr="00F53B11">
          <w:t>A</w:t>
        </w:r>
      </w:ins>
      <w:r w:rsidRPr="00F53B11">
        <w:t xml:space="preserve">round 133°E, both species showed a pronounced reduction in </w:t>
      </w:r>
      <w:ins w:id="619" w:author="Annie Kraehe" w:date="2025-05-19T15:40:00Z" w16du:dateUtc="2025-05-19T06:10:00Z">
        <w:r w:rsidR="000731EF" w:rsidRPr="00F53B11">
          <w:t xml:space="preserve">modelled </w:t>
        </w:r>
      </w:ins>
      <w:r w:rsidRPr="00F53B11">
        <w:t xml:space="preserve">suitability that formed a low-probability corridor separating higher-suitability areas to the west (central and western interior) from those to the east (Flinders Ranges and adjacent inland South Australia). This constriction in central arid zone connectivity became more distinct between </w:t>
      </w:r>
      <w:del w:id="620" w:author="Annie Kraehe" w:date="2025-05-19T12:48:00Z" w16du:dateUtc="2025-05-19T03:18:00Z">
        <w:r w:rsidRPr="00F53B11" w:rsidDel="00F52432">
          <w:delText>−</w:delText>
        </w:r>
      </w:del>
      <w:r w:rsidRPr="00F53B11">
        <w:t xml:space="preserve">24 and </w:t>
      </w:r>
      <w:del w:id="621" w:author="Annie Kraehe" w:date="2025-05-19T12:48:00Z" w16du:dateUtc="2025-05-19T03:18:00Z">
        <w:r w:rsidRPr="00F53B11" w:rsidDel="00F52432">
          <w:delText>−</w:delText>
        </w:r>
      </w:del>
      <w:r w:rsidRPr="00F53B11">
        <w:t xml:space="preserve">21 ka and was particularly pronounced in the </w:t>
      </w:r>
      <w:r w:rsidRPr="00F53B11">
        <w:rPr>
          <w:i/>
          <w:iCs/>
        </w:rPr>
        <w:t>L. conditor</w:t>
      </w:r>
      <w:r w:rsidRPr="00F53B11">
        <w:t xml:space="preserve"> model.</w:t>
      </w:r>
      <w:ins w:id="622" w:author="Annie Kraehe" w:date="2025-05-19T14:51:00Z" w16du:dateUtc="2025-05-19T05:21:00Z">
        <w:r w:rsidR="00265AF8" w:rsidRPr="00F53B11">
          <w:t xml:space="preserve"> </w:t>
        </w:r>
      </w:ins>
    </w:p>
    <w:p w14:paraId="060B6ADC" w14:textId="77777777" w:rsidR="00F218DF" w:rsidRPr="00F53B11" w:rsidRDefault="00F218DF" w:rsidP="001E4115">
      <w:pPr>
        <w:spacing w:before="0" w:beforeAutospacing="0" w:after="160" w:afterAutospacing="0" w:line="480" w:lineRule="auto"/>
        <w:pPrChange w:id="623" w:author="Annie Kraehe" w:date="2025-05-15T15:08:00Z" w16du:dateUtc="2025-05-15T05:38:00Z">
          <w:pPr>
            <w:spacing w:before="0" w:beforeAutospacing="0" w:after="160" w:afterAutospacing="0" w:line="259" w:lineRule="auto"/>
          </w:pPr>
        </w:pPrChange>
      </w:pPr>
      <w:r w:rsidRPr="00F53B11">
        <w:br w:type="page"/>
      </w:r>
    </w:p>
    <w:p w14:paraId="3881D55B" w14:textId="24A9F4AC" w:rsidR="005A5320" w:rsidRPr="00F53B11" w:rsidDel="00800623" w:rsidRDefault="005A5320" w:rsidP="001E4115">
      <w:pPr>
        <w:spacing w:line="480" w:lineRule="auto"/>
        <w:rPr>
          <w:del w:id="624" w:author="Annie Kraehe" w:date="2025-05-23T16:48:00Z" w16du:dateUtc="2025-05-23T07:18:00Z"/>
        </w:rPr>
      </w:pPr>
    </w:p>
    <w:p w14:paraId="7792D064" w14:textId="77777777" w:rsidR="00F218DF" w:rsidRPr="00F53B11" w:rsidRDefault="00F218DF" w:rsidP="001E4115">
      <w:pPr>
        <w:keepNext/>
        <w:spacing w:line="480" w:lineRule="auto"/>
      </w:pPr>
      <w:r w:rsidRPr="00F53B11">
        <w:rPr>
          <w:noProof/>
        </w:rPr>
        <w:drawing>
          <wp:inline distT="0" distB="0" distL="0" distR="0" wp14:anchorId="0F94F133" wp14:editId="3CB94AC2">
            <wp:extent cx="5610297" cy="3856990"/>
            <wp:effectExtent l="0" t="0" r="9525" b="0"/>
            <wp:docPr id="136661716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7161" name="Picture 1" descr="A graph of a diagram&#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228" t="6121" r="12713"/>
                    <a:stretch/>
                  </pic:blipFill>
                  <pic:spPr bwMode="auto">
                    <a:xfrm>
                      <a:off x="0" y="0"/>
                      <a:ext cx="5610297" cy="3856990"/>
                    </a:xfrm>
                    <a:prstGeom prst="rect">
                      <a:avLst/>
                    </a:prstGeom>
                    <a:noFill/>
                    <a:ln>
                      <a:noFill/>
                    </a:ln>
                    <a:extLst>
                      <a:ext uri="{53640926-AAD7-44D8-BBD7-CCE9431645EC}">
                        <a14:shadowObscured xmlns:a14="http://schemas.microsoft.com/office/drawing/2010/main"/>
                      </a:ext>
                    </a:extLst>
                  </pic:spPr>
                </pic:pic>
              </a:graphicData>
            </a:graphic>
          </wp:inline>
        </w:drawing>
      </w:r>
    </w:p>
    <w:p w14:paraId="56517F7E" w14:textId="1B82B5EC" w:rsidR="00F218DF" w:rsidRPr="00F53B11" w:rsidRDefault="00F218DF" w:rsidP="001E4115">
      <w:pPr>
        <w:pStyle w:val="Caption"/>
        <w:spacing w:line="480" w:lineRule="auto"/>
        <w:rPr>
          <w:i/>
          <w:iCs/>
        </w:rPr>
      </w:pPr>
      <w:bookmarkStart w:id="625" w:name="_Ref198056609"/>
      <w:bookmarkStart w:id="626" w:name="_Toc198921770"/>
      <w:r w:rsidRPr="00F53B11">
        <w:rPr>
          <w:rPrChange w:id="627" w:author="Annie Kraehe" w:date="2025-05-19T17:04:00Z" w16du:dateUtc="2025-05-19T07:34:00Z">
            <w:rPr>
              <w:color w:val="D86DCB" w:themeColor="accent5" w:themeTint="99"/>
            </w:rPr>
          </w:rPrChange>
        </w:rPr>
        <w:t>Figure</w:t>
      </w:r>
      <w:r w:rsidRPr="00F53B11">
        <w:t xml:space="preserve"> </w:t>
      </w:r>
      <w:r w:rsidRPr="00F53B11">
        <w:fldChar w:fldCharType="begin"/>
      </w:r>
      <w:r w:rsidRPr="00F53B11">
        <w:instrText xml:space="preserve"> SEQ Figure \* ARABIC </w:instrText>
      </w:r>
      <w:r w:rsidRPr="00F53B11">
        <w:fldChar w:fldCharType="separate"/>
      </w:r>
      <w:ins w:id="628" w:author="Annie Kraehe" w:date="2025-05-23T16:43:00Z" w16du:dateUtc="2025-05-23T07:13:00Z">
        <w:r w:rsidR="00870ACD">
          <w:t>3</w:t>
        </w:r>
      </w:ins>
      <w:del w:id="629" w:author="Annie Kraehe" w:date="2025-05-19T14:37:00Z" w16du:dateUtc="2025-05-19T05:07:00Z">
        <w:r w:rsidR="005F4E8D" w:rsidRPr="00F53B11" w:rsidDel="00265AF8">
          <w:delText>5</w:delText>
        </w:r>
      </w:del>
      <w:r w:rsidRPr="00F53B11">
        <w:fldChar w:fldCharType="end"/>
      </w:r>
      <w:bookmarkEnd w:id="625"/>
      <w:commentRangeStart w:id="630"/>
      <w:commentRangeStart w:id="631"/>
      <w:commentRangeStart w:id="632"/>
      <w:commentRangeStart w:id="633"/>
      <w:r w:rsidRPr="00F53B11">
        <w:t xml:space="preserve">. </w:t>
      </w:r>
      <w:r w:rsidRPr="00F53B11">
        <w:rPr>
          <w:b w:val="0"/>
          <w:bCs w:val="0"/>
        </w:rPr>
        <w:t xml:space="preserve">Suitability-weighted centroid movement for (a) </w:t>
      </w:r>
      <w:r w:rsidRPr="00F53B11">
        <w:rPr>
          <w:b w:val="0"/>
          <w:bCs w:val="0"/>
          <w:i/>
          <w:iCs/>
          <w:rPrChange w:id="634" w:author="Annie Kraehe" w:date="2025-05-19T17:04:00Z" w16du:dateUtc="2025-05-19T07:34:00Z">
            <w:rPr>
              <w:b w:val="0"/>
              <w:bCs w:val="0"/>
            </w:rPr>
          </w:rPrChange>
        </w:rPr>
        <w:t>Leporillus apicalis</w:t>
      </w:r>
      <w:r w:rsidRPr="00F53B11">
        <w:rPr>
          <w:b w:val="0"/>
          <w:bCs w:val="0"/>
        </w:rPr>
        <w:t xml:space="preserve"> and (b) </w:t>
      </w:r>
      <w:r w:rsidRPr="00F53B11">
        <w:rPr>
          <w:b w:val="0"/>
          <w:bCs w:val="0"/>
          <w:i/>
          <w:iCs/>
          <w:rPrChange w:id="635" w:author="Annie Kraehe" w:date="2025-05-19T17:04:00Z" w16du:dateUtc="2025-05-19T07:34:00Z">
            <w:rPr>
              <w:b w:val="0"/>
              <w:bCs w:val="0"/>
            </w:rPr>
          </w:rPrChange>
        </w:rPr>
        <w:t>L. conditor</w:t>
      </w:r>
      <w:r w:rsidRPr="00F53B11">
        <w:rPr>
          <w:b w:val="0"/>
          <w:bCs w:val="0"/>
        </w:rPr>
        <w:t xml:space="preserve"> over the last 40,000 years, based on species distribution model predictions. Points represent the centroid of predicted habitat suitability at 1,000-year intervals, coloured by time (red = 40 ka, violet = 0). Lines connect sequential centroids.</w:t>
      </w:r>
      <w:commentRangeEnd w:id="630"/>
      <w:r w:rsidRPr="00F53B11">
        <w:rPr>
          <w:rStyle w:val="CommentReference"/>
          <w:b w:val="0"/>
          <w:bCs w:val="0"/>
        </w:rPr>
        <w:commentReference w:id="630"/>
      </w:r>
      <w:commentRangeEnd w:id="631"/>
      <w:r w:rsidRPr="00F53B11">
        <w:rPr>
          <w:rStyle w:val="CommentReference"/>
          <w:b w:val="0"/>
          <w:bCs w:val="0"/>
        </w:rPr>
        <w:commentReference w:id="631"/>
      </w:r>
      <w:commentRangeEnd w:id="632"/>
      <w:r w:rsidRPr="00F53B11">
        <w:rPr>
          <w:rStyle w:val="CommentReference"/>
          <w:b w:val="0"/>
          <w:bCs w:val="0"/>
        </w:rPr>
        <w:commentReference w:id="632"/>
      </w:r>
      <w:commentRangeEnd w:id="633"/>
      <w:r w:rsidRPr="00F53B11">
        <w:rPr>
          <w:rStyle w:val="CommentReference"/>
          <w:b w:val="0"/>
          <w:bCs w:val="0"/>
        </w:rPr>
        <w:commentReference w:id="633"/>
      </w:r>
      <w:bookmarkEnd w:id="626"/>
    </w:p>
    <w:p w14:paraId="56B16DB5" w14:textId="77777777" w:rsidR="00F218DF" w:rsidRPr="00F53B11" w:rsidRDefault="00F218DF" w:rsidP="001E4115">
      <w:pPr>
        <w:spacing w:line="480" w:lineRule="auto"/>
      </w:pPr>
    </w:p>
    <w:p w14:paraId="21CE14E3" w14:textId="266E9F50" w:rsidR="005A5320" w:rsidRPr="00F53B11" w:rsidDel="00E01FC5" w:rsidRDefault="005A5320" w:rsidP="001E4115">
      <w:pPr>
        <w:spacing w:line="480" w:lineRule="auto"/>
        <w:rPr>
          <w:del w:id="636" w:author="Vera Weisbecker" w:date="2025-05-05T15:54:00Z" w16du:dateUtc="2025-05-05T06:24:00Z"/>
        </w:rPr>
      </w:pPr>
    </w:p>
    <w:p w14:paraId="57354D34" w14:textId="2CFD88DD" w:rsidR="0082274E" w:rsidRPr="00F53B11" w:rsidRDefault="0082274E" w:rsidP="001E4115">
      <w:pPr>
        <w:spacing w:line="480" w:lineRule="auto"/>
      </w:pPr>
      <w:r w:rsidRPr="00F53B11">
        <w:t xml:space="preserve">Between 15 and 8 ka, </w:t>
      </w:r>
      <w:ins w:id="637" w:author="Annie Kraehe" w:date="2025-05-19T15:49:00Z">
        <w:r w:rsidR="00D7132F" w:rsidRPr="00F53B11">
          <w:t>both models predict southward range expansion</w:t>
        </w:r>
      </w:ins>
      <w:del w:id="638" w:author="Annie Kraehe" w:date="2025-05-19T15:49:00Z" w16du:dateUtc="2025-05-19T06:19:00Z">
        <w:r w:rsidRPr="00F53B11" w:rsidDel="00D7132F">
          <w:delText>both species expanded their ranges southward</w:delText>
        </w:r>
      </w:del>
      <w:r w:rsidRPr="00F53B11">
        <w:t xml:space="preserve">, coinciding with post-glacial climatic amelioration. For </w:t>
      </w:r>
      <w:r w:rsidRPr="00F53B11">
        <w:rPr>
          <w:i/>
          <w:iCs/>
        </w:rPr>
        <w:t>L. apicalis</w:t>
      </w:r>
      <w:r w:rsidRPr="00F53B11">
        <w:t xml:space="preserve">, </w:t>
      </w:r>
      <w:ins w:id="639" w:author="Annie Kraehe" w:date="2025-05-19T15:50:00Z" w16du:dateUtc="2025-05-19T06:20:00Z">
        <w:r w:rsidR="00D7132F" w:rsidRPr="00F53B11">
          <w:t xml:space="preserve">modelled </w:t>
        </w:r>
      </w:ins>
      <w:r w:rsidRPr="00F53B11">
        <w:t xml:space="preserve">suitability increased markedly across the southern interior, extending into the Flinders Ranges, Nullarbor, and parts of southeastern Australia. Although the northern margin of the range remained relatively stable, there was some retraction across the Top End and Queensland interior. By contrast, </w:t>
      </w:r>
      <w:ins w:id="640" w:author="Annie Kraehe" w:date="2025-05-19T15:50:00Z" w16du:dateUtc="2025-05-19T06:20:00Z">
        <w:r w:rsidR="00D7132F" w:rsidRPr="00F53B11">
          <w:t xml:space="preserve">the </w:t>
        </w:r>
      </w:ins>
      <w:r w:rsidRPr="00F53B11">
        <w:rPr>
          <w:i/>
          <w:iCs/>
        </w:rPr>
        <w:t>L. conditor</w:t>
      </w:r>
      <w:r w:rsidRPr="00F53B11">
        <w:t xml:space="preserve"> </w:t>
      </w:r>
      <w:del w:id="641" w:author="Annie Kraehe" w:date="2025-05-19T15:51:00Z" w16du:dateUtc="2025-05-19T06:21:00Z">
        <w:r w:rsidRPr="00F53B11" w:rsidDel="00D7132F">
          <w:delText xml:space="preserve">underwent </w:delText>
        </w:r>
      </w:del>
      <w:ins w:id="642" w:author="Annie Kraehe" w:date="2025-05-19T15:51:00Z" w16du:dateUtc="2025-05-19T06:21:00Z">
        <w:r w:rsidR="00D7132F" w:rsidRPr="00F53B11">
          <w:t xml:space="preserve">model shows </w:t>
        </w:r>
      </w:ins>
      <w:r w:rsidRPr="00F53B11">
        <w:t xml:space="preserve">a more dramatic southern expansion, particularly along the southern coast of Western Australia and into the Nullarbor region, while retaining substantial suitability across the inland </w:t>
      </w:r>
      <w:r w:rsidRPr="00F53B11">
        <w:lastRenderedPageBreak/>
        <w:t xml:space="preserve">west. The two </w:t>
      </w:r>
      <w:del w:id="643" w:author="Annie Kraehe" w:date="2025-05-19T15:51:00Z" w16du:dateUtc="2025-05-19T06:21:00Z">
        <w:r w:rsidRPr="00F53B11" w:rsidDel="00F1469E">
          <w:delText xml:space="preserve">species </w:delText>
        </w:r>
      </w:del>
      <w:ins w:id="644" w:author="Annie Kraehe" w:date="2025-05-19T15:51:00Z" w16du:dateUtc="2025-05-19T06:21:00Z">
        <w:r w:rsidR="00F1469E" w:rsidRPr="00F53B11">
          <w:t xml:space="preserve">models </w:t>
        </w:r>
      </w:ins>
      <w:r w:rsidRPr="00F53B11">
        <w:t xml:space="preserve">continued to show overlapping areas of core suitability, but </w:t>
      </w:r>
      <w:r w:rsidRPr="00F53B11">
        <w:rPr>
          <w:i/>
          <w:iCs/>
        </w:rPr>
        <w:t>L. apicalis</w:t>
      </w:r>
      <w:r w:rsidRPr="00F53B11">
        <w:t xml:space="preserve"> maintained broader longitudinal continuity across the arid zone, while </w:t>
      </w:r>
      <w:r w:rsidRPr="00F53B11">
        <w:rPr>
          <w:i/>
          <w:iCs/>
        </w:rPr>
        <w:t>L. conditor</w:t>
      </w:r>
      <w:r w:rsidRPr="00F53B11">
        <w:t xml:space="preserve"> exhibited a stronger westward concentration. The low-suitability corridor near 133°E persisted during this interval, especially </w:t>
      </w:r>
      <w:del w:id="645" w:author="Annie Kraehe" w:date="2025-05-19T15:53:00Z" w16du:dateUtc="2025-05-19T06:23:00Z">
        <w:r w:rsidRPr="00F53B11" w:rsidDel="00F1469E">
          <w:delText xml:space="preserve">for </w:delText>
        </w:r>
      </w:del>
      <w:ins w:id="646" w:author="Annie Kraehe" w:date="2025-05-19T15:53:00Z" w16du:dateUtc="2025-05-19T06:23:00Z">
        <w:r w:rsidR="00F1469E" w:rsidRPr="00F53B11">
          <w:t xml:space="preserve">in </w:t>
        </w:r>
      </w:ins>
      <w:del w:id="647" w:author="Annie Kraehe" w:date="2025-05-19T15:57:00Z" w16du:dateUtc="2025-05-19T06:27:00Z">
        <w:r w:rsidRPr="00F53B11" w:rsidDel="00F1469E">
          <w:rPr>
            <w:i/>
            <w:iCs/>
          </w:rPr>
          <w:delText>L.</w:delText>
        </w:r>
      </w:del>
      <w:ins w:id="648" w:author="Annie Kraehe" w:date="2025-05-19T15:57:00Z" w16du:dateUtc="2025-05-19T06:27:00Z">
        <w:r w:rsidR="00F1469E" w:rsidRPr="00F53B11">
          <w:t xml:space="preserve">the </w:t>
        </w:r>
        <w:r w:rsidR="00F1469E" w:rsidRPr="00F53B11">
          <w:rPr>
            <w:i/>
            <w:iCs/>
            <w:rPrChange w:id="649" w:author="Annie Kraehe" w:date="2025-05-19T17:04:00Z" w16du:dateUtc="2025-05-19T07:34:00Z">
              <w:rPr/>
            </w:rPrChange>
          </w:rPr>
          <w:t>L.</w:t>
        </w:r>
      </w:ins>
      <w:r w:rsidRPr="00F53B11">
        <w:rPr>
          <w:i/>
          <w:iCs/>
        </w:rPr>
        <w:t xml:space="preserve"> conditor</w:t>
      </w:r>
      <w:ins w:id="650" w:author="Annie Kraehe" w:date="2025-05-19T15:53:00Z" w16du:dateUtc="2025-05-19T06:23:00Z">
        <w:r w:rsidR="00F1469E" w:rsidRPr="00F53B11">
          <w:t xml:space="preserve"> model</w:t>
        </w:r>
      </w:ins>
      <w:r w:rsidRPr="00F53B11">
        <w:t>, maintaining a partial separation between eastern and western zones of high suitability.</w:t>
      </w:r>
    </w:p>
    <w:p w14:paraId="70D34818" w14:textId="28AA61F3" w:rsidR="005A5320" w:rsidRPr="00F53B11" w:rsidRDefault="00A0605F" w:rsidP="001E4115">
      <w:pPr>
        <w:spacing w:line="480" w:lineRule="auto"/>
      </w:pPr>
      <w:r w:rsidRPr="00F53B11">
        <w:t xml:space="preserve">Between 8 ka and the present, both </w:t>
      </w:r>
      <w:ins w:id="651" w:author="Annie Kraehe" w:date="2025-05-19T15:54:00Z">
        <w:r w:rsidR="00F1469E" w:rsidRPr="00F53B11">
          <w:t xml:space="preserve">models </w:t>
        </w:r>
      </w:ins>
      <w:del w:id="652" w:author="Annie Kraehe" w:date="2025-05-19T15:54:00Z" w16du:dateUtc="2025-05-19T06:24:00Z">
        <w:r w:rsidRPr="00F53B11" w:rsidDel="00F1469E">
          <w:delText>species lost</w:delText>
        </w:r>
      </w:del>
      <w:ins w:id="653" w:author="Annie Kraehe" w:date="2025-05-19T15:55:00Z" w16du:dateUtc="2025-05-19T06:25:00Z">
        <w:r w:rsidR="00F1469E" w:rsidRPr="00F53B11">
          <w:t>show</w:t>
        </w:r>
      </w:ins>
      <w:ins w:id="654" w:author="Annie Kraehe" w:date="2025-05-19T15:54:00Z">
        <w:r w:rsidR="00F1469E" w:rsidRPr="00F53B11">
          <w:t xml:space="preserve"> </w:t>
        </w:r>
      </w:ins>
      <w:ins w:id="655" w:author="Annie Kraehe" w:date="2025-05-19T15:55:00Z" w16du:dateUtc="2025-05-19T06:25:00Z">
        <w:r w:rsidR="00F1469E" w:rsidRPr="00F53B11">
          <w:t xml:space="preserve">latitudinal </w:t>
        </w:r>
      </w:ins>
      <w:ins w:id="656" w:author="Annie Kraehe" w:date="2025-05-19T15:56:00Z" w16du:dateUtc="2025-05-19T06:26:00Z">
        <w:r w:rsidR="00F1469E" w:rsidRPr="00F53B11">
          <w:t>contraction, especially due to</w:t>
        </w:r>
      </w:ins>
      <w:ins w:id="657" w:author="Annie Kraehe" w:date="2025-05-19T15:55:00Z" w16du:dateUtc="2025-05-19T06:25:00Z">
        <w:r w:rsidR="00F1469E" w:rsidRPr="00F53B11">
          <w:t xml:space="preserve"> </w:t>
        </w:r>
      </w:ins>
      <w:ins w:id="658" w:author="Annie Kraehe" w:date="2025-05-19T15:54:00Z">
        <w:r w:rsidR="00F1469E" w:rsidRPr="00F53B11">
          <w:t xml:space="preserve">loss of </w:t>
        </w:r>
      </w:ins>
      <w:del w:id="659" w:author="Annie Kraehe" w:date="2025-05-19T15:54:00Z" w16du:dateUtc="2025-05-19T06:24:00Z">
        <w:r w:rsidRPr="00F53B11" w:rsidDel="00F1469E">
          <w:delText xml:space="preserve"> their </w:delText>
        </w:r>
      </w:del>
      <w:r w:rsidRPr="00F53B11">
        <w:t>former northern ranges</w:t>
      </w:r>
      <w:del w:id="660" w:author="Annie Kraehe" w:date="2025-05-19T15:55:00Z" w16du:dateUtc="2025-05-19T06:25:00Z">
        <w:r w:rsidRPr="00F53B11" w:rsidDel="00F1469E">
          <w:delText xml:space="preserve"> and underwent latitudinal contraction</w:delText>
        </w:r>
      </w:del>
      <w:r w:rsidRPr="00F53B11">
        <w:t xml:space="preserve">, becoming increasingly restricted to southern arid and semi-arid regions. </w:t>
      </w:r>
      <w:r w:rsidR="005A5320" w:rsidRPr="00F53B11">
        <w:t xml:space="preserve">However, </w:t>
      </w:r>
      <w:ins w:id="661" w:author="Annie Kraehe" w:date="2025-05-19T15:56:00Z" w16du:dateUtc="2025-05-19T06:26:00Z">
        <w:r w:rsidR="00F1469E" w:rsidRPr="00F53B11">
          <w:t xml:space="preserve">the </w:t>
        </w:r>
      </w:ins>
      <w:r w:rsidR="005A5320" w:rsidRPr="00F53B11">
        <w:rPr>
          <w:i/>
          <w:iCs/>
        </w:rPr>
        <w:t>L. apicalis</w:t>
      </w:r>
      <w:r w:rsidR="005A5320" w:rsidRPr="00F53B11">
        <w:t xml:space="preserve"> </w:t>
      </w:r>
      <w:ins w:id="662" w:author="Annie Kraehe" w:date="2025-05-19T15:56:00Z" w16du:dateUtc="2025-05-19T06:26:00Z">
        <w:r w:rsidR="00F1469E" w:rsidRPr="00F53B11">
          <w:t xml:space="preserve">model </w:t>
        </w:r>
      </w:ins>
      <w:r w:rsidR="005A5320" w:rsidRPr="00F53B11">
        <w:t>retained broader latitudinal and longitudinal extents, with high suitability spanning much of the central and southern interior and along the west coast, while</w:t>
      </w:r>
      <w:ins w:id="663" w:author="Annie Kraehe" w:date="2025-05-19T15:57:00Z" w16du:dateUtc="2025-05-19T06:27:00Z">
        <w:r w:rsidR="00F1469E" w:rsidRPr="00F53B11">
          <w:t xml:space="preserve"> the</w:t>
        </w:r>
      </w:ins>
      <w:r w:rsidR="005A5320" w:rsidRPr="00F53B11">
        <w:t xml:space="preserve"> </w:t>
      </w:r>
      <w:r w:rsidR="005A5320" w:rsidRPr="00F53B11">
        <w:rPr>
          <w:i/>
          <w:iCs/>
        </w:rPr>
        <w:t>L. conditor</w:t>
      </w:r>
      <w:r w:rsidR="005A5320" w:rsidRPr="00F53B11">
        <w:t xml:space="preserve"> </w:t>
      </w:r>
      <w:ins w:id="664" w:author="Annie Kraehe" w:date="2025-05-19T15:57:00Z" w16du:dateUtc="2025-05-19T06:27:00Z">
        <w:r w:rsidR="00F1469E" w:rsidRPr="00F53B11">
          <w:t xml:space="preserve">model </w:t>
        </w:r>
      </w:ins>
      <w:r w:rsidR="005A5320" w:rsidRPr="00F53B11">
        <w:t>showed patchier suitability, largely confined to the southern third of the continent (</w:t>
      </w:r>
      <w:ins w:id="665" w:author="Annie Kraehe" w:date="2025-05-14T13:08:00Z" w16du:dateUtc="2025-05-14T03:38:00Z">
        <w:r w:rsidR="00332ACD" w:rsidRPr="00F53B11">
          <w:fldChar w:fldCharType="begin"/>
        </w:r>
        <w:r w:rsidR="00332ACD" w:rsidRPr="00F53B11">
          <w:instrText xml:space="preserve"> REF _Ref198056564 \h </w:instrText>
        </w:r>
      </w:ins>
      <w:r w:rsidR="00D855E1" w:rsidRPr="00F53B11">
        <w:instrText xml:space="preserve"> \* MERGEFORMAT </w:instrText>
      </w:r>
      <w:ins w:id="666" w:author="Annie Kraehe" w:date="2025-05-14T13:08:00Z" w16du:dateUtc="2025-05-14T03:38:00Z">
        <w:r w:rsidR="00332ACD" w:rsidRPr="00F53B11">
          <w:fldChar w:fldCharType="separate"/>
        </w:r>
      </w:ins>
      <w:ins w:id="667" w:author="Annie Kraehe" w:date="2025-05-23T16:43:00Z" w16du:dateUtc="2025-05-23T07:13:00Z">
        <w:r w:rsidR="00870ACD" w:rsidRPr="00F53B11">
          <w:rPr>
            <w:rPrChange w:id="668" w:author="Annie Kraehe" w:date="2025-05-19T17:04:00Z" w16du:dateUtc="2025-05-19T07:34:00Z">
              <w:rPr>
                <w:color w:val="D86DCB" w:themeColor="accent5" w:themeTint="99"/>
              </w:rPr>
            </w:rPrChange>
          </w:rPr>
          <w:t>Figure</w:t>
        </w:r>
        <w:r w:rsidR="00870ACD" w:rsidRPr="00F53B11">
          <w:t xml:space="preserve"> </w:t>
        </w:r>
        <w:r w:rsidR="00870ACD">
          <w:rPr>
            <w:noProof/>
          </w:rPr>
          <w:t>1</w:t>
        </w:r>
      </w:ins>
      <w:ins w:id="669" w:author="Annie Kraehe" w:date="2025-05-14T13:08:00Z" w16du:dateUtc="2025-05-14T03:38:00Z">
        <w:del w:id="670" w:author="Annie Kraehe" w:date="2025-05-19T10:55:00Z" w16du:dateUtc="2025-05-19T01:25:00Z">
          <w:r w:rsidR="00332ACD" w:rsidRPr="00F53B11" w:rsidDel="0087659B">
            <w:rPr>
              <w:rPrChange w:id="671" w:author="Annie Kraehe" w:date="2025-05-19T17:04:00Z" w16du:dateUtc="2025-05-19T07:34:00Z">
                <w:rPr>
                  <w:color w:val="D86DCB" w:themeColor="accent5" w:themeTint="99"/>
                </w:rPr>
              </w:rPrChange>
            </w:rPr>
            <w:delText>Figure</w:delText>
          </w:r>
        </w:del>
      </w:ins>
      <w:ins w:id="672" w:author="Annie Kraehe" w:date="2025-05-14T13:09:00Z" w16du:dateUtc="2025-05-14T03:39:00Z">
        <w:del w:id="673" w:author="Annie Kraehe" w:date="2025-05-19T10:55:00Z" w16du:dateUtc="2025-05-19T01:25:00Z">
          <w:r w:rsidR="00332ACD" w:rsidRPr="00F53B11" w:rsidDel="0087659B">
            <w:rPr>
              <w:rPrChange w:id="674" w:author="Annie Kraehe" w:date="2025-05-19T17:04:00Z" w16du:dateUtc="2025-05-19T07:34:00Z">
                <w:rPr>
                  <w:color w:val="D86DCB" w:themeColor="accent5" w:themeTint="99"/>
                </w:rPr>
              </w:rPrChange>
            </w:rPr>
            <w:delText>s</w:delText>
          </w:r>
        </w:del>
      </w:ins>
      <w:ins w:id="675" w:author="Annie Kraehe" w:date="2025-05-14T13:08:00Z" w16du:dateUtc="2025-05-14T03:38:00Z">
        <w:del w:id="676" w:author="Annie Kraehe" w:date="2025-05-19T10:55:00Z" w16du:dateUtc="2025-05-19T01:25:00Z">
          <w:r w:rsidR="00332ACD" w:rsidRPr="00F53B11" w:rsidDel="0087659B">
            <w:delText xml:space="preserve"> </w:delText>
          </w:r>
          <w:r w:rsidR="00332ACD" w:rsidRPr="00F53B11" w:rsidDel="0087659B">
            <w:rPr>
              <w:noProof/>
            </w:rPr>
            <w:delText>3</w:delText>
          </w:r>
        </w:del>
        <w:r w:rsidR="00332ACD" w:rsidRPr="00F53B11">
          <w:fldChar w:fldCharType="end"/>
        </w:r>
      </w:ins>
      <w:ins w:id="677" w:author="Annie Kraehe" w:date="2025-05-14T13:09:00Z" w16du:dateUtc="2025-05-14T03:39:00Z">
        <w:r w:rsidR="00332ACD" w:rsidRPr="00F53B11">
          <w:t>-</w:t>
        </w:r>
      </w:ins>
      <w:ins w:id="678" w:author="Annie Kraehe" w:date="2025-05-14T13:08:00Z" w16du:dateUtc="2025-05-14T03:38:00Z">
        <w:r w:rsidR="00332ACD" w:rsidRPr="00F53B11">
          <w:fldChar w:fldCharType="begin"/>
        </w:r>
        <w:r w:rsidR="00332ACD" w:rsidRPr="00F53B11">
          <w:instrText xml:space="preserve"> REF _Ref198058510 \h </w:instrText>
        </w:r>
      </w:ins>
      <w:r w:rsidR="00D855E1" w:rsidRPr="00F53B11">
        <w:instrText xml:space="preserve"> \* MERGEFORMAT </w:instrText>
      </w:r>
      <w:ins w:id="679" w:author="Annie Kraehe" w:date="2025-05-14T13:08:00Z" w16du:dateUtc="2025-05-14T03:38:00Z">
        <w:r w:rsidR="00332ACD" w:rsidRPr="00F53B11">
          <w:fldChar w:fldCharType="separate"/>
        </w:r>
      </w:ins>
      <w:ins w:id="680" w:author="Annie Kraehe" w:date="2025-05-23T16:43:00Z" w16du:dateUtc="2025-05-23T07:13:00Z">
        <w:r w:rsidR="00870ACD" w:rsidRPr="00F53B11">
          <w:rPr>
            <w:noProof/>
            <w:rPrChange w:id="681" w:author="Annie Kraehe" w:date="2025-05-19T17:04:00Z" w16du:dateUtc="2025-05-19T07:34:00Z">
              <w:rPr>
                <w:color w:val="D86DCB" w:themeColor="accent5" w:themeTint="99"/>
              </w:rPr>
            </w:rPrChange>
          </w:rPr>
          <w:t>Figure</w:t>
        </w:r>
        <w:r w:rsidR="00870ACD" w:rsidRPr="00F53B11">
          <w:t xml:space="preserve"> </w:t>
        </w:r>
        <w:r w:rsidR="00870ACD">
          <w:rPr>
            <w:noProof/>
          </w:rPr>
          <w:t>2</w:t>
        </w:r>
      </w:ins>
      <w:ins w:id="682" w:author="Annie Kraehe" w:date="2025-05-14T13:08:00Z" w16du:dateUtc="2025-05-14T03:38:00Z">
        <w:del w:id="683" w:author="Annie Kraehe" w:date="2025-05-19T10:55:00Z" w16du:dateUtc="2025-05-19T01:25:00Z">
          <w:r w:rsidR="00332ACD" w:rsidRPr="00F53B11" w:rsidDel="0087659B">
            <w:rPr>
              <w:noProof/>
            </w:rPr>
            <w:delText>4</w:delText>
          </w:r>
        </w:del>
        <w:r w:rsidR="00332ACD" w:rsidRPr="00F53B11">
          <w:fldChar w:fldCharType="end"/>
        </w:r>
      </w:ins>
      <w:del w:id="684" w:author="Annie Kraehe" w:date="2025-05-14T13:08:00Z" w16du:dateUtc="2025-05-14T03:38:00Z">
        <w:r w:rsidR="009C388B" w:rsidRPr="00F53B11" w:rsidDel="00332ACD">
          <w:rPr>
            <w:rPrChange w:id="685" w:author="Annie Kraehe" w:date="2025-05-19T17:04:00Z" w16du:dateUtc="2025-05-19T07:34:00Z">
              <w:rPr>
                <w:color w:val="D86DCB" w:themeColor="accent5" w:themeTint="99"/>
              </w:rPr>
            </w:rPrChange>
          </w:rPr>
          <w:delText>Figure</w:delText>
        </w:r>
        <w:r w:rsidR="005A5320" w:rsidRPr="00F53B11" w:rsidDel="00332ACD">
          <w:delText>s 3–4</w:delText>
        </w:r>
      </w:del>
      <w:r w:rsidR="005A5320" w:rsidRPr="00F53B11">
        <w:t>).</w:t>
      </w:r>
    </w:p>
    <w:p w14:paraId="172AC61E" w14:textId="30507272" w:rsidR="006E191C" w:rsidRPr="00F53B11" w:rsidRDefault="006E191C" w:rsidP="001E4115">
      <w:pPr>
        <w:spacing w:line="480" w:lineRule="auto"/>
      </w:pPr>
      <w:r w:rsidRPr="00F53B11">
        <w:t>These spatial patterns are reflected in the movement of the suitability-weighted centroids (</w:t>
      </w:r>
      <w:r w:rsidR="009C388B" w:rsidRPr="00F53B11">
        <w:fldChar w:fldCharType="begin"/>
      </w:r>
      <w:r w:rsidR="009C388B" w:rsidRPr="00F53B11">
        <w:instrText xml:space="preserve"> REF _Ref198056609 \h </w:instrText>
      </w:r>
      <w:r w:rsidR="00D855E1" w:rsidRPr="00F53B11">
        <w:instrText xml:space="preserve"> \* MERGEFORMAT </w:instrText>
      </w:r>
      <w:r w:rsidR="009C388B" w:rsidRPr="00F53B11">
        <w:fldChar w:fldCharType="separate"/>
      </w:r>
      <w:ins w:id="686" w:author="Annie Kraehe" w:date="2025-05-23T16:43:00Z" w16du:dateUtc="2025-05-23T07:13:00Z">
        <w:r w:rsidR="00870ACD" w:rsidRPr="00F53B11">
          <w:rPr>
            <w:rPrChange w:id="687" w:author="Annie Kraehe" w:date="2025-05-19T17:04:00Z" w16du:dateUtc="2025-05-19T07:34:00Z">
              <w:rPr>
                <w:color w:val="D86DCB" w:themeColor="accent5" w:themeTint="99"/>
              </w:rPr>
            </w:rPrChange>
          </w:rPr>
          <w:t>Figure</w:t>
        </w:r>
        <w:r w:rsidR="00870ACD" w:rsidRPr="00F53B11">
          <w:t xml:space="preserve"> </w:t>
        </w:r>
        <w:r w:rsidR="00870ACD">
          <w:rPr>
            <w:noProof/>
          </w:rPr>
          <w:t>3</w:t>
        </w:r>
      </w:ins>
      <w:del w:id="688" w:author="Annie Kraehe" w:date="2025-05-19T10:55:00Z" w16du:dateUtc="2025-05-19T01:25:00Z">
        <w:r w:rsidR="009C388B" w:rsidRPr="00F53B11" w:rsidDel="0087659B">
          <w:rPr>
            <w:rPrChange w:id="689" w:author="Annie Kraehe" w:date="2025-05-19T17:04:00Z" w16du:dateUtc="2025-05-19T07:34:00Z">
              <w:rPr>
                <w:color w:val="D86DCB" w:themeColor="accent5" w:themeTint="99"/>
              </w:rPr>
            </w:rPrChange>
          </w:rPr>
          <w:delText>Figure</w:delText>
        </w:r>
        <w:r w:rsidR="009C388B" w:rsidRPr="00F53B11" w:rsidDel="0087659B">
          <w:delText xml:space="preserve"> </w:delText>
        </w:r>
        <w:r w:rsidR="009C388B" w:rsidRPr="00F53B11" w:rsidDel="0087659B">
          <w:rPr>
            <w:noProof/>
          </w:rPr>
          <w:delText>5</w:delText>
        </w:r>
      </w:del>
      <w:r w:rsidR="009C388B" w:rsidRPr="00F53B11">
        <w:fldChar w:fldCharType="end"/>
      </w:r>
      <w:r w:rsidRPr="00F53B11">
        <w:t xml:space="preserve">; </w:t>
      </w:r>
      <w:r w:rsidR="009C388B" w:rsidRPr="00F53B11">
        <w:fldChar w:fldCharType="begin"/>
      </w:r>
      <w:r w:rsidR="009C388B" w:rsidRPr="00F53B11">
        <w:instrText xml:space="preserve"> REF _Ref198056648 \h </w:instrText>
      </w:r>
      <w:r w:rsidR="00D855E1" w:rsidRPr="00F53B11">
        <w:instrText xml:space="preserve"> \* MERGEFORMAT </w:instrText>
      </w:r>
      <w:del w:id="690" w:author="Annie Kraehe" w:date="2025-05-23T16:37:00Z" w16du:dateUtc="2025-05-23T07:07:00Z">
        <w:r w:rsidR="009C388B" w:rsidRPr="00F53B11">
          <w:fldChar w:fldCharType="separate"/>
        </w:r>
      </w:del>
      <w:del w:id="691" w:author="Annie Kraehe" w:date="2025-05-19T10:55:00Z" w16du:dateUtc="2025-05-19T01:25:00Z">
        <w:r w:rsidR="00F218DF" w:rsidRPr="00F53B11" w:rsidDel="0087659B">
          <w:rPr>
            <w:rPrChange w:id="692" w:author="Annie Kraehe" w:date="2025-05-19T17:04:00Z" w16du:dateUtc="2025-05-19T07:34:00Z">
              <w:rPr>
                <w:color w:val="FF0000"/>
              </w:rPr>
            </w:rPrChange>
          </w:rPr>
          <w:delText>Table</w:delText>
        </w:r>
        <w:r w:rsidR="009C388B" w:rsidRPr="00F53B11" w:rsidDel="0087659B">
          <w:delText xml:space="preserve"> </w:delText>
        </w:r>
        <w:r w:rsidR="009C388B" w:rsidRPr="00F53B11" w:rsidDel="0087659B">
          <w:rPr>
            <w:noProof/>
          </w:rPr>
          <w:delText>5</w:delText>
        </w:r>
      </w:del>
      <w:r w:rsidR="009C388B" w:rsidRPr="00F53B11">
        <w:fldChar w:fldCharType="end"/>
      </w:r>
      <w:r w:rsidRPr="00F53B11">
        <w:t xml:space="preserve">). Over the 40,000-year period, the centroid of </w:t>
      </w:r>
      <w:r w:rsidRPr="00F53B11">
        <w:rPr>
          <w:i/>
          <w:iCs/>
        </w:rPr>
        <w:t>L. apicalis</w:t>
      </w:r>
      <w:r w:rsidRPr="00F53B11">
        <w:t xml:space="preserve"> shifted 593.7 km southward, at an average rate of 14.8 km per 1,000 years, with a net bearing of 169.1° (S). </w:t>
      </w:r>
      <w:r w:rsidRPr="00F53B11">
        <w:rPr>
          <w:i/>
          <w:iCs/>
        </w:rPr>
        <w:t>L. conditor</w:t>
      </w:r>
      <w:r w:rsidRPr="00F53B11">
        <w:t xml:space="preserve"> exhibited a slightly longer and more direct trajectory, shifting 742.2 km at an average rate of 18.6 km per 1,000 years, with a net bearing of 174.3° (S). Although individual stepwise azimuths varied, both species</w:t>
      </w:r>
      <w:ins w:id="693" w:author="Annie Kraehe" w:date="2025-05-19T15:58:00Z" w16du:dateUtc="2025-05-19T06:28:00Z">
        <w:r w:rsidR="00F1469E" w:rsidRPr="00F53B11">
          <w:t xml:space="preserve"> models</w:t>
        </w:r>
      </w:ins>
      <w:r w:rsidRPr="00F53B11">
        <w:t xml:space="preserve"> followed a broadly parallel pattern of southward range movement after the LGM, with centroids stabilising during the mid to late Holocene.</w:t>
      </w:r>
    </w:p>
    <w:p w14:paraId="7B108C30" w14:textId="77777777" w:rsidR="00D1780E" w:rsidRPr="00F53B11" w:rsidRDefault="00D1780E" w:rsidP="001E4115">
      <w:pPr>
        <w:spacing w:line="480" w:lineRule="auto"/>
      </w:pPr>
    </w:p>
    <w:p w14:paraId="0673DF54" w14:textId="77777777" w:rsidR="00774995" w:rsidRPr="00F53B11" w:rsidRDefault="00774995" w:rsidP="001E4115">
      <w:pPr>
        <w:pStyle w:val="Heading2"/>
        <w:spacing w:line="480" w:lineRule="auto"/>
        <w:rPr>
          <w:ins w:id="694" w:author="Annie Kraehe" w:date="2025-05-15T15:21:00Z" w16du:dateUtc="2025-05-15T05:51:00Z"/>
        </w:rPr>
      </w:pPr>
      <w:bookmarkStart w:id="695" w:name="_Toc198911012"/>
      <w:r w:rsidRPr="00F53B11">
        <w:t>Midden validation</w:t>
      </w:r>
      <w:bookmarkEnd w:id="695"/>
    </w:p>
    <w:p w14:paraId="6FD6DFD5" w14:textId="2691BC9D" w:rsidR="005E39FA" w:rsidRPr="00F53B11" w:rsidRDefault="005E39FA" w:rsidP="001E4115">
      <w:pPr>
        <w:spacing w:line="480" w:lineRule="auto"/>
        <w:rPr>
          <w:ins w:id="696" w:author="Annie Kraehe" w:date="2025-05-15T15:35:00Z" w16du:dateUtc="2025-05-15T06:05:00Z"/>
        </w:rPr>
      </w:pPr>
      <w:ins w:id="697" w:author="Annie Kraehe" w:date="2025-05-15T15:21:00Z">
        <w:r w:rsidRPr="00F53B11">
          <w:rPr>
            <w:b/>
            <w:bCs/>
          </w:rPr>
          <w:t>Spatial clustering of dated middens</w:t>
        </w:r>
        <w:r w:rsidRPr="00F53B11">
          <w:br/>
          <w:t xml:space="preserve">The distribution of dated midden samples is highly spatially clustered, with most records falling within four core regions: the Pilbara, the Flinders Ranges, central Australia near Alice Springs, </w:t>
        </w:r>
        <w:r w:rsidRPr="00F53B11">
          <w:lastRenderedPageBreak/>
          <w:t>and western New South Wales near Broken Hill (</w:t>
        </w:r>
      </w:ins>
      <w:ins w:id="698" w:author="Annie Kraehe" w:date="2025-05-15T15:23:00Z" w16du:dateUtc="2025-05-15T05:53:00Z">
        <w:r w:rsidRPr="00F53B11">
          <w:fldChar w:fldCharType="begin"/>
        </w:r>
        <w:r w:rsidRPr="00F53B11">
          <w:instrText xml:space="preserve"> REF _Ref198060732 \h </w:instrText>
        </w:r>
      </w:ins>
      <w:r w:rsidR="001E4115">
        <w:instrText xml:space="preserve"> \* MERGEFORMAT </w:instrText>
      </w:r>
      <w:ins w:id="699" w:author="Annie Kraehe" w:date="2025-05-15T15:23:00Z" w16du:dateUtc="2025-05-15T05:53:00Z">
        <w:r w:rsidRPr="00F53B11">
          <w:fldChar w:fldCharType="separate"/>
        </w:r>
      </w:ins>
      <w:ins w:id="700" w:author="Annie Kraehe" w:date="2025-05-15T15:36:00Z" w16du:dateUtc="2025-05-15T06:06:00Z">
        <w:r w:rsidR="00870ACD" w:rsidRPr="00F53B11">
          <w:rPr>
            <w:rPrChange w:id="701" w:author="Annie Kraehe" w:date="2025-05-19T17:04:00Z" w16du:dateUtc="2025-05-19T07:34:00Z">
              <w:rPr>
                <w:color w:val="D86DCB" w:themeColor="accent5" w:themeTint="99"/>
              </w:rPr>
            </w:rPrChange>
          </w:rPr>
          <w:t>Figure</w:t>
        </w:r>
        <w:r w:rsidR="00870ACD" w:rsidRPr="00F53B11">
          <w:t xml:space="preserve"> </w:t>
        </w:r>
      </w:ins>
      <w:ins w:id="702" w:author="Annie Kraehe" w:date="2025-05-23T16:43:00Z" w16du:dateUtc="2025-05-23T07:13:00Z">
        <w:r w:rsidR="00870ACD">
          <w:rPr>
            <w:noProof/>
          </w:rPr>
          <w:t>4</w:t>
        </w:r>
      </w:ins>
      <w:ins w:id="703" w:author="Annie Kraehe" w:date="2025-05-15T15:23:00Z" w16du:dateUtc="2025-05-15T05:53:00Z">
        <w:r w:rsidRPr="00F53B11">
          <w:fldChar w:fldCharType="end"/>
        </w:r>
      </w:ins>
      <w:ins w:id="704" w:author="Annie Kraehe" w:date="2025-05-15T15:21:00Z">
        <w:r w:rsidRPr="00F53B11">
          <w:t xml:space="preserve">). </w:t>
        </w:r>
      </w:ins>
      <w:ins w:id="705" w:author="Annie Kraehe" w:date="2025-05-19T16:52:00Z" w16du:dateUtc="2025-05-19T07:22:00Z">
        <w:r w:rsidR="00EB2979" w:rsidRPr="00F53B11">
          <w:t>Midden collection i</w:t>
        </w:r>
      </w:ins>
      <w:ins w:id="706" w:author="Annie Kraehe" w:date="2025-05-15T15:21:00Z">
        <w:r w:rsidRPr="00F53B11">
          <w:t>n the Flinders Ranges and western New South Wales has been spatially concentrated within relatively small areas (~144–388</w:t>
        </w:r>
        <w:r w:rsidRPr="00F53B11">
          <w:rPr>
            <w:rFonts w:ascii="Arial" w:hAnsi="Arial" w:cs="Arial"/>
          </w:rPr>
          <w:t> </w:t>
        </w:r>
        <w:r w:rsidRPr="00F53B11">
          <w:t>km</w:t>
        </w:r>
        <w:r w:rsidRPr="00F53B11">
          <w:rPr>
            <w:rFonts w:ascii="Aptos" w:hAnsi="Aptos" w:cs="Aptos"/>
          </w:rPr>
          <w:t>²</w:t>
        </w:r>
        <w:r w:rsidRPr="00F53B11">
          <w:t xml:space="preserve">), </w:t>
        </w:r>
      </w:ins>
      <w:ins w:id="707" w:author="Annie Kraehe" w:date="2025-05-19T16:53:00Z" w16du:dateUtc="2025-05-19T07:23:00Z">
        <w:r w:rsidR="00EB2979" w:rsidRPr="00F53B11">
          <w:t xml:space="preserve">while </w:t>
        </w:r>
      </w:ins>
      <w:ins w:id="708" w:author="Annie Kraehe" w:date="2025-05-15T15:21:00Z">
        <w:r w:rsidRPr="00F53B11">
          <w:t xml:space="preserve">central Australian middens are </w:t>
        </w:r>
      </w:ins>
      <w:ins w:id="709" w:author="Annie Kraehe" w:date="2025-05-19T16:53:00Z" w16du:dateUtc="2025-05-19T07:23:00Z">
        <w:r w:rsidR="00EB2979" w:rsidRPr="00F53B11">
          <w:t xml:space="preserve">distributed </w:t>
        </w:r>
      </w:ins>
      <w:ins w:id="710" w:author="Annie Kraehe" w:date="2025-05-15T15:21:00Z">
        <w:r w:rsidRPr="00F53B11">
          <w:t>across a much broader area (~44,900</w:t>
        </w:r>
        <w:r w:rsidRPr="00F53B11">
          <w:rPr>
            <w:rFonts w:ascii="Arial" w:hAnsi="Arial" w:cs="Arial"/>
          </w:rPr>
          <w:t> </w:t>
        </w:r>
        <w:r w:rsidRPr="00F53B11">
          <w:t>km</w:t>
        </w:r>
        <w:r w:rsidRPr="00F53B11">
          <w:rPr>
            <w:rFonts w:ascii="Aptos" w:hAnsi="Aptos" w:cs="Aptos"/>
          </w:rPr>
          <w:t>²</w:t>
        </w:r>
        <w:r w:rsidRPr="00F53B11">
          <w:t xml:space="preserve">), indicating </w:t>
        </w:r>
        <w:r w:rsidRPr="008963F1">
          <w:t>more diffuse sampling</w:t>
        </w:r>
      </w:ins>
      <w:ins w:id="711" w:author="Annie Kraehe" w:date="2025-05-15T15:28:00Z" w16du:dateUtc="2025-05-15T05:58:00Z">
        <w:r w:rsidRPr="008963F1">
          <w:fldChar w:fldCharType="begin"/>
        </w:r>
        <w:r w:rsidRPr="008963F1">
          <w:instrText xml:space="preserve"> REF _Ref198060976 \h </w:instrText>
        </w:r>
      </w:ins>
      <w:r w:rsidR="00EB2979" w:rsidRPr="008963F1">
        <w:rPr>
          <w:rPrChange w:id="712" w:author="Annie Kraehe" w:date="2025-05-19T17:04:00Z" w16du:dateUtc="2025-05-19T07:34:00Z">
            <w:rPr>
              <w:highlight w:val="yellow"/>
            </w:rPr>
          </w:rPrChange>
        </w:rPr>
        <w:instrText xml:space="preserve"> \* MERGEFORMAT </w:instrText>
      </w:r>
      <w:ins w:id="713" w:author="Annie Kraehe" w:date="2025-05-15T15:28:00Z" w16du:dateUtc="2025-05-15T05:58:00Z">
        <w:r w:rsidRPr="008963F1">
          <w:fldChar w:fldCharType="end"/>
        </w:r>
      </w:ins>
      <w:ins w:id="714" w:author="Annie Kraehe" w:date="2025-05-15T15:21:00Z">
        <w:r w:rsidRPr="008963F1">
          <w:t xml:space="preserve">. </w:t>
        </w:r>
      </w:ins>
      <w:r w:rsidR="008963F1" w:rsidRPr="008963F1">
        <w:t xml:space="preserve">Although precise coordinates for the Pilbara middens are unavailable, they originate from a highly localised area within Banjima Country </w:t>
      </w:r>
      <w:ins w:id="715" w:author="Annie Kraehe" w:date="2025-05-15T15:25:00Z" w16du:dateUtc="2025-05-15T05:55:00Z">
        <w:r w:rsidRPr="008963F1">
          <w:fldChar w:fldCharType="begin"/>
        </w:r>
      </w:ins>
      <w:r w:rsidR="008963F1">
        <w:instrText xml:space="preserve"> ADDIN EN.CITE &lt;EndNote&gt;&lt;Cite&gt;&lt;Author&gt;McBride&lt;/Author&gt;&lt;Year&gt;2022&lt;/Year&gt;&lt;RecNum&gt;569&lt;/RecNum&gt;&lt;DisplayText&gt;(McBride et al., 2022)&lt;/DisplayText&gt;&lt;record&gt;&lt;rec-number&gt;569&lt;/rec-number&gt;&lt;foreign-keys&gt;&lt;key app="EN" db-id="e0wsva0pt9tdf2e2v02v59toar99ttxfrsap" timestamp="1703919848" guid="201a55a3-6a94-4856-bc36-4813cfc2f145"&gt;569&lt;/key&gt;&lt;/foreign-keys&gt;&lt;ref-type name="Journal Article"&gt;17&lt;/ref-type&gt;&lt;contributors&gt;&lt;authors&gt;&lt;author&gt;McBride, Emily&lt;/author&gt;&lt;author&gt;Wallis, Lynley A&lt;/author&gt;&lt;author&gt;Hopf, Felicitas&lt;/author&gt;&lt;author&gt;Haberle, Simon G&lt;/author&gt;&lt;author&gt;Dardengo, Mia&lt;/author&gt;&lt;/authors&gt;&lt;/contributors&gt;&lt;titles&gt;&lt;title&gt;Demonstrating the potential of amberat middens for understanding late Quaternary palaeoenvironments in the Central Pilbara, western Australia&lt;/title&gt;&lt;secondary-title&gt;Quaternary International&lt;/secondary-title&gt;&lt;/titles&gt;&lt;periodical&gt;&lt;full-title&gt;Quaternary International&lt;/full-title&gt;&lt;/periodical&gt;&lt;pages&gt;99-110&lt;/pages&gt;&lt;volume&gt;634&lt;/volume&gt;&lt;dates&gt;&lt;year&gt;2022&lt;/year&gt;&lt;/dates&gt;&lt;isbn&gt;1040-6182&lt;/isbn&gt;&lt;urls&gt;&lt;/urls&gt;&lt;electronic-resource-num&gt;https://doi.org/10.1016/j.quaint.2022.05.009&lt;/electronic-resource-num&gt;&lt;/record&gt;&lt;/Cite&gt;&lt;/EndNote&gt;</w:instrText>
      </w:r>
      <w:ins w:id="716" w:author="Annie Kraehe" w:date="2025-05-15T15:25:00Z" w16du:dateUtc="2025-05-15T05:55:00Z">
        <w:r w:rsidRPr="008963F1">
          <w:fldChar w:fldCharType="separate"/>
        </w:r>
      </w:ins>
      <w:r w:rsidR="008963F1">
        <w:rPr>
          <w:noProof/>
        </w:rPr>
        <w:t>(McBride et al., 2022)</w:t>
      </w:r>
      <w:ins w:id="717" w:author="Annie Kraehe" w:date="2025-05-15T15:25:00Z" w16du:dateUtc="2025-05-15T05:55:00Z">
        <w:r w:rsidRPr="008963F1">
          <w:fldChar w:fldCharType="end"/>
        </w:r>
      </w:ins>
      <w:r w:rsidR="008963F1" w:rsidRPr="008963F1">
        <w:t>.</w:t>
      </w:r>
    </w:p>
    <w:p w14:paraId="7FC2F887" w14:textId="1CF3BE57" w:rsidR="00FF181F" w:rsidRPr="00F53B11" w:rsidDel="00800623" w:rsidRDefault="00800623" w:rsidP="001E4115">
      <w:pPr>
        <w:keepNext/>
        <w:spacing w:line="480" w:lineRule="auto"/>
        <w:rPr>
          <w:del w:id="718" w:author="Annie Kraehe" w:date="2025-05-23T16:48:00Z" w16du:dateUtc="2025-05-23T07:18:00Z"/>
          <w:moveTo w:id="719" w:author="Annie Kraehe" w:date="2025-05-15T15:36:00Z" w16du:dateUtc="2025-05-15T06:06:00Z"/>
          <w:noProof/>
        </w:rPr>
      </w:pPr>
      <w:ins w:id="720" w:author="Annie Kraehe" w:date="2025-05-15T15:36:00Z" w16du:dateUtc="2025-05-15T06:06:00Z">
        <w:r w:rsidRPr="00F53B11">
          <w:rPr>
            <w:noProof/>
          </w:rPr>
          <w:drawing>
            <wp:anchor distT="0" distB="0" distL="114300" distR="114300" simplePos="0" relativeHeight="251660288" behindDoc="0" locked="0" layoutInCell="1" allowOverlap="1" wp14:anchorId="1819C3AF" wp14:editId="6242EE35">
              <wp:simplePos x="0" y="0"/>
              <wp:positionH relativeFrom="column">
                <wp:posOffset>-90611</wp:posOffset>
              </wp:positionH>
              <wp:positionV relativeFrom="paragraph">
                <wp:posOffset>60877</wp:posOffset>
              </wp:positionV>
              <wp:extent cx="5387340" cy="4544060"/>
              <wp:effectExtent l="0" t="0" r="3810" b="8890"/>
              <wp:wrapTopAndBottom/>
              <wp:docPr id="1780357726" name="Picture 11" descr="A map of australia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7726" name="Picture 11" descr="A map of australia with red dots&#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95" t="4213" b="21"/>
                      <a:stretch/>
                    </pic:blipFill>
                    <pic:spPr bwMode="auto">
                      <a:xfrm>
                        <a:off x="0" y="0"/>
                        <a:ext cx="5387340" cy="4544060"/>
                      </a:xfrm>
                      <a:prstGeom prst="rect">
                        <a:avLst/>
                      </a:prstGeom>
                      <a:noFill/>
                      <a:ln>
                        <a:noFill/>
                      </a:ln>
                      <a:extLst>
                        <a:ext uri="{53640926-AAD7-44D8-BBD7-CCE9431645EC}">
                          <a14:shadowObscured xmlns:a14="http://schemas.microsoft.com/office/drawing/2010/main"/>
                        </a:ext>
                      </a:extLst>
                    </pic:spPr>
                  </pic:pic>
                </a:graphicData>
              </a:graphic>
            </wp:anchor>
          </w:drawing>
        </w:r>
      </w:ins>
      <w:moveToRangeStart w:id="721" w:author="Annie Kraehe" w:date="2025-05-15T15:36:00Z" w:name="move198215778"/>
    </w:p>
    <w:p w14:paraId="75C5551E" w14:textId="633FC540" w:rsidR="00FF181F" w:rsidRPr="00F53B11" w:rsidDel="00800623" w:rsidRDefault="00FF181F" w:rsidP="001E4115">
      <w:pPr>
        <w:keepNext/>
        <w:spacing w:line="480" w:lineRule="auto"/>
        <w:rPr>
          <w:del w:id="722" w:author="Annie Kraehe" w:date="2025-05-23T16:48:00Z" w16du:dateUtc="2025-05-23T07:18:00Z"/>
          <w:moveTo w:id="723" w:author="Annie Kraehe" w:date="2025-05-15T15:36:00Z" w16du:dateUtc="2025-05-15T06:06:00Z"/>
        </w:rPr>
      </w:pPr>
    </w:p>
    <w:p w14:paraId="2E5F4654" w14:textId="5038AC0C" w:rsidR="00FF181F" w:rsidRPr="00F53B11" w:rsidRDefault="00FF181F" w:rsidP="001E4115">
      <w:pPr>
        <w:pStyle w:val="Caption"/>
        <w:spacing w:line="480" w:lineRule="auto"/>
        <w:rPr>
          <w:moveTo w:id="724" w:author="Annie Kraehe" w:date="2025-05-15T15:36:00Z" w16du:dateUtc="2025-05-15T06:06:00Z"/>
        </w:rPr>
      </w:pPr>
      <w:bookmarkStart w:id="725" w:name="_Ref198060732"/>
      <w:bookmarkStart w:id="726" w:name="_Toc198921771"/>
      <w:moveTo w:id="727" w:author="Annie Kraehe" w:date="2025-05-15T15:36:00Z" w16du:dateUtc="2025-05-15T06:06:00Z">
        <w:r w:rsidRPr="00F53B11">
          <w:rPr>
            <w:rPrChange w:id="728" w:author="Annie Kraehe" w:date="2025-05-19T17:04:00Z" w16du:dateUtc="2025-05-19T07:34:00Z">
              <w:rPr>
                <w:color w:val="D86DCB" w:themeColor="accent5" w:themeTint="99"/>
              </w:rPr>
            </w:rPrChange>
          </w:rPr>
          <w:t>Figure</w:t>
        </w:r>
        <w:r w:rsidRPr="00F53B11">
          <w:t xml:space="preserve"> </w:t>
        </w:r>
        <w:r w:rsidRPr="00F53B11">
          <w:fldChar w:fldCharType="begin"/>
        </w:r>
        <w:r w:rsidRPr="00F53B11">
          <w:instrText xml:space="preserve"> SEQ Figure \* ARABIC </w:instrText>
        </w:r>
        <w:r w:rsidRPr="00F53B11">
          <w:fldChar w:fldCharType="separate"/>
        </w:r>
      </w:moveTo>
      <w:ins w:id="729" w:author="Annie Kraehe" w:date="2025-05-23T16:43:00Z" w16du:dateUtc="2025-05-23T07:13:00Z">
        <w:r w:rsidR="00870ACD">
          <w:t>4</w:t>
        </w:r>
      </w:ins>
      <w:moveTo w:id="730" w:author="Annie Kraehe" w:date="2025-05-15T15:36:00Z" w16du:dateUtc="2025-05-15T06:06:00Z">
        <w:r w:rsidRPr="00F53B11">
          <w:fldChar w:fldCharType="end"/>
        </w:r>
        <w:bookmarkEnd w:id="725"/>
        <w:r w:rsidRPr="00F53B11">
          <w:t xml:space="preserve">. </w:t>
        </w:r>
        <w:r w:rsidRPr="00F53B11">
          <w:rPr>
            <w:b w:val="0"/>
            <w:bCs w:val="0"/>
          </w:rPr>
          <w:t>Kernel density estimate showing the spatial distribution of dated midden sampling effort across Australia. Four major clusters are apparent, including the Pilbara, central Australia, the Flinders Ranges, and southeastern Australia. These clusters reflect areas of concentrated sampling and dating, highlighting the spatial bias of available validation data.</w:t>
        </w:r>
        <w:bookmarkEnd w:id="726"/>
      </w:moveTo>
    </w:p>
    <w:moveToRangeEnd w:id="721"/>
    <w:p w14:paraId="7E3AC20F" w14:textId="4CF235E4" w:rsidR="00FF181F" w:rsidRPr="00F53B11" w:rsidDel="00FF181F" w:rsidRDefault="00FF181F" w:rsidP="001E4115">
      <w:pPr>
        <w:spacing w:line="480" w:lineRule="auto"/>
        <w:rPr>
          <w:del w:id="731" w:author="Annie Kraehe" w:date="2025-05-15T15:36:00Z" w16du:dateUtc="2025-05-15T06:06:00Z"/>
        </w:rPr>
        <w:pPrChange w:id="732" w:author="Annie Kraehe" w:date="2025-05-15T15:21:00Z" w16du:dateUtc="2025-05-15T05:51:00Z">
          <w:pPr>
            <w:pStyle w:val="Heading2"/>
          </w:pPr>
        </w:pPrChange>
      </w:pPr>
    </w:p>
    <w:p w14:paraId="1DC2AEE6" w14:textId="793A9FC4" w:rsidR="00FF181F" w:rsidRPr="00F53B11" w:rsidRDefault="005E39FA" w:rsidP="001E4115">
      <w:pPr>
        <w:spacing w:line="480" w:lineRule="auto"/>
        <w:rPr>
          <w:ins w:id="733" w:author="Annie Kraehe" w:date="2025-05-15T15:36:00Z" w16du:dateUtc="2025-05-15T06:06:00Z"/>
        </w:rPr>
      </w:pPr>
      <w:ins w:id="734" w:author="Annie Kraehe" w:date="2025-05-15T15:26:00Z">
        <w:r w:rsidRPr="00F53B11">
          <w:t>As described in Methods, 57 dated middens (not identified to species) were used for external validation and evaluated against both models</w:t>
        </w:r>
      </w:ins>
      <w:del w:id="735" w:author="Annie Kraehe" w:date="2025-05-15T15:26:00Z" w16du:dateUtc="2025-05-15T05:56:00Z">
        <w:r w:rsidR="009B6D99" w:rsidRPr="00F53B11" w:rsidDel="005E39FA">
          <w:delText xml:space="preserve">A total of 57 radiocarbon-dated stick-nest rat middens were used for external validation of the SDMs. Because these samples are not identified to species, all 57 records were evaluated against both the </w:delText>
        </w:r>
        <w:r w:rsidR="009B6D99" w:rsidRPr="00F53B11" w:rsidDel="005E39FA">
          <w:rPr>
            <w:i/>
            <w:iCs/>
          </w:rPr>
          <w:delText>L. apicalis</w:delText>
        </w:r>
        <w:r w:rsidR="009B6D99" w:rsidRPr="00F53B11" w:rsidDel="005E39FA">
          <w:delText xml:space="preserve"> and </w:delText>
        </w:r>
        <w:r w:rsidR="009B6D99" w:rsidRPr="00F53B11" w:rsidDel="005E39FA">
          <w:rPr>
            <w:i/>
            <w:iCs/>
          </w:rPr>
          <w:delText>L. conditor</w:delText>
        </w:r>
        <w:r w:rsidR="009B6D99" w:rsidRPr="00F53B11" w:rsidDel="005E39FA">
          <w:delText xml:space="preserve"> models</w:delText>
        </w:r>
      </w:del>
      <w:r w:rsidR="009B6D99" w:rsidRPr="00F53B11">
        <w:t xml:space="preserve">. Validation metrics indicated moderate predictive skill for both species, with </w:t>
      </w:r>
      <w:r w:rsidR="009B6D99" w:rsidRPr="00F53B11">
        <w:rPr>
          <w:i/>
          <w:iCs/>
        </w:rPr>
        <w:t>L. apicalis</w:t>
      </w:r>
      <w:r w:rsidR="009B6D99" w:rsidRPr="00F53B11">
        <w:t xml:space="preserve"> achieving slightly higher scores (TSS = 0.45, Sørensen = 0.48, F₂ = 0.56) than </w:t>
      </w:r>
      <w:r w:rsidR="009B6D99" w:rsidRPr="00F53B11">
        <w:rPr>
          <w:i/>
          <w:iCs/>
        </w:rPr>
        <w:t>L. conditor</w:t>
      </w:r>
      <w:r w:rsidR="009B6D99" w:rsidRPr="00F53B11">
        <w:t xml:space="preserve"> (TSS = 0.38, Sørensen = 0.41, F₂ = 0.53) (</w:t>
      </w:r>
      <w:r w:rsidR="00F218DF" w:rsidRPr="00F53B11">
        <w:rPr>
          <w:rPrChange w:id="736" w:author="Annie Kraehe" w:date="2025-05-19T17:04:00Z" w16du:dateUtc="2025-05-19T07:34:00Z">
            <w:rPr>
              <w:color w:val="FF0000"/>
            </w:rPr>
          </w:rPrChange>
        </w:rPr>
        <w:fldChar w:fldCharType="begin"/>
      </w:r>
      <w:r w:rsidR="00F218DF" w:rsidRPr="00F53B11">
        <w:instrText xml:space="preserve"> REF _Ref198060896 \h </w:instrText>
      </w:r>
      <w:r w:rsidR="00D855E1" w:rsidRPr="00F53B11">
        <w:rPr>
          <w:rPrChange w:id="737" w:author="Annie Kraehe" w:date="2025-05-19T17:04:00Z" w16du:dateUtc="2025-05-19T07:34:00Z">
            <w:rPr>
              <w:color w:val="FF0000"/>
            </w:rPr>
          </w:rPrChange>
        </w:rPr>
        <w:instrText xml:space="preserve"> \* MERGEFORMAT </w:instrText>
      </w:r>
      <w:r w:rsidR="00F218DF" w:rsidRPr="00F53B11">
        <w:rPr>
          <w:rPrChange w:id="738" w:author="Annie Kraehe" w:date="2025-05-19T17:04:00Z" w16du:dateUtc="2025-05-19T07:34:00Z">
            <w:rPr/>
          </w:rPrChange>
        </w:rPr>
      </w:r>
      <w:del w:id="739" w:author="Annie Kraehe" w:date="2025-05-23T16:37:00Z" w16du:dateUtc="2025-05-23T07:07:00Z">
        <w:r w:rsidR="00F218DF" w:rsidRPr="00F53B11">
          <w:rPr>
            <w:rPrChange w:id="740" w:author="Annie Kraehe" w:date="2025-05-19T17:04:00Z" w16du:dateUtc="2025-05-19T07:34:00Z">
              <w:rPr>
                <w:color w:val="FF0000"/>
              </w:rPr>
            </w:rPrChange>
          </w:rPr>
          <w:fldChar w:fldCharType="separate"/>
        </w:r>
      </w:del>
      <w:del w:id="741" w:author="Annie Kraehe" w:date="2025-05-19T10:55:00Z" w16du:dateUtc="2025-05-19T01:25:00Z">
        <w:r w:rsidR="00F218DF" w:rsidRPr="00F53B11" w:rsidDel="0087659B">
          <w:rPr>
            <w:rPrChange w:id="742" w:author="Annie Kraehe" w:date="2025-05-19T17:04:00Z" w16du:dateUtc="2025-05-19T07:34:00Z">
              <w:rPr>
                <w:color w:val="FF0000"/>
              </w:rPr>
            </w:rPrChange>
          </w:rPr>
          <w:delText>Table</w:delText>
        </w:r>
        <w:r w:rsidR="00F218DF" w:rsidRPr="00F53B11" w:rsidDel="0087659B">
          <w:delText xml:space="preserve"> </w:delText>
        </w:r>
        <w:r w:rsidR="00F218DF" w:rsidRPr="00F53B11" w:rsidDel="0087659B">
          <w:rPr>
            <w:noProof/>
          </w:rPr>
          <w:delText>4</w:delText>
        </w:r>
      </w:del>
      <w:r w:rsidR="00F218DF" w:rsidRPr="00F53B11">
        <w:rPr>
          <w:rPrChange w:id="743" w:author="Annie Kraehe" w:date="2025-05-19T17:04:00Z" w16du:dateUtc="2025-05-19T07:34:00Z">
            <w:rPr>
              <w:color w:val="FF0000"/>
            </w:rPr>
          </w:rPrChange>
        </w:rPr>
        <w:fldChar w:fldCharType="end"/>
      </w:r>
      <w:r w:rsidR="009B6D99" w:rsidRPr="00F53B11">
        <w:t xml:space="preserve">). </w:t>
      </w:r>
    </w:p>
    <w:p w14:paraId="791BA66B" w14:textId="5E4BE956" w:rsidR="009B6D99" w:rsidRPr="00870ACD" w:rsidDel="00FF181F" w:rsidRDefault="009C388B" w:rsidP="001E4115">
      <w:pPr>
        <w:pStyle w:val="Heading3"/>
        <w:spacing w:line="480" w:lineRule="auto"/>
        <w:rPr>
          <w:del w:id="744" w:author="Annie Kraehe" w:date="2025-05-15T15:36:00Z" w16du:dateUtc="2025-05-15T06:06:00Z"/>
          <w:i/>
          <w:iCs/>
          <w:rPrChange w:id="745" w:author="Annie Kraehe" w:date="2025-05-23T16:41:00Z" w16du:dateUtc="2025-05-23T07:11:00Z">
            <w:rPr>
              <w:del w:id="746" w:author="Annie Kraehe" w:date="2025-05-15T15:36:00Z" w16du:dateUtc="2025-05-15T06:06:00Z"/>
            </w:rPr>
          </w:rPrChange>
        </w:rPr>
        <w:pPrChange w:id="747" w:author="Annie Kraehe" w:date="2025-05-23T16:41:00Z" w16du:dateUtc="2025-05-23T07:11:00Z">
          <w:pPr/>
        </w:pPrChange>
      </w:pPr>
      <w:del w:id="748" w:author="Annie Kraehe" w:date="2025-05-15T15:30:00Z" w16du:dateUtc="2025-05-15T06:00:00Z">
        <w:r w:rsidRPr="00870ACD" w:rsidDel="00FF181F">
          <w:rPr>
            <w:i/>
            <w:iCs/>
            <w:highlight w:val="yellow"/>
            <w:rPrChange w:id="749" w:author="Annie Kraehe" w:date="2025-05-23T16:41:00Z" w16du:dateUtc="2025-05-23T07:11:00Z">
              <w:rPr>
                <w:highlight w:val="yellow"/>
              </w:rPr>
            </w:rPrChange>
          </w:rPr>
          <w:fldChar w:fldCharType="begin"/>
        </w:r>
        <w:r w:rsidRPr="00870ACD" w:rsidDel="00FF181F">
          <w:rPr>
            <w:i/>
            <w:iCs/>
            <w:rPrChange w:id="750" w:author="Annie Kraehe" w:date="2025-05-23T16:41:00Z" w16du:dateUtc="2025-05-23T07:11:00Z">
              <w:rPr/>
            </w:rPrChange>
          </w:rPr>
          <w:delInstrText xml:space="preserve"> REF _Ref198056674 \h </w:delInstrText>
        </w:r>
        <w:r w:rsidR="00D855E1" w:rsidRPr="00870ACD" w:rsidDel="00FF181F">
          <w:rPr>
            <w:i/>
            <w:iCs/>
            <w:highlight w:val="yellow"/>
            <w:rPrChange w:id="751" w:author="Annie Kraehe" w:date="2025-05-23T16:41:00Z" w16du:dateUtc="2025-05-23T07:11:00Z">
              <w:rPr>
                <w:highlight w:val="yellow"/>
              </w:rPr>
            </w:rPrChange>
          </w:rPr>
          <w:delInstrText xml:space="preserve"> \* MERGEFORMAT </w:delInstrText>
        </w:r>
        <w:r w:rsidRPr="00870ACD" w:rsidDel="00FF181F">
          <w:rPr>
            <w:b w:val="0"/>
            <w:bCs w:val="0"/>
            <w:i/>
            <w:iCs/>
            <w:highlight w:val="yellow"/>
            <w:rPrChange w:id="752" w:author="Annie Kraehe" w:date="2025-05-23T16:41:00Z" w16du:dateUtc="2025-05-23T07:11:00Z">
              <w:rPr>
                <w:b/>
                <w:bCs/>
                <w:i/>
                <w:iCs/>
                <w:highlight w:val="yellow"/>
              </w:rPr>
            </w:rPrChange>
          </w:rPr>
        </w:r>
        <w:r w:rsidRPr="00870ACD" w:rsidDel="00FF181F">
          <w:rPr>
            <w:i/>
            <w:iCs/>
            <w:highlight w:val="yellow"/>
            <w:rPrChange w:id="753" w:author="Annie Kraehe" w:date="2025-05-23T16:41:00Z" w16du:dateUtc="2025-05-23T07:11:00Z">
              <w:rPr>
                <w:highlight w:val="yellow"/>
              </w:rPr>
            </w:rPrChange>
          </w:rPr>
          <w:fldChar w:fldCharType="separate"/>
        </w:r>
        <w:r w:rsidR="00545F32" w:rsidRPr="00870ACD" w:rsidDel="00FF181F">
          <w:rPr>
            <w:i/>
            <w:iCs/>
            <w:rPrChange w:id="754" w:author="Annie Kraehe" w:date="2025-05-23T16:41:00Z" w16du:dateUtc="2025-05-23T07:11:00Z">
              <w:rPr>
                <w:color w:val="D86DCB" w:themeColor="accent5" w:themeTint="99"/>
              </w:rPr>
            </w:rPrChange>
          </w:rPr>
          <w:fldChar w:fldCharType="begin"/>
        </w:r>
        <w:r w:rsidR="00545F32" w:rsidRPr="00870ACD" w:rsidDel="00FF181F">
          <w:rPr>
            <w:i/>
            <w:iCs/>
            <w:highlight w:val="yellow"/>
            <w:rPrChange w:id="755" w:author="Annie Kraehe" w:date="2025-05-23T16:41:00Z" w16du:dateUtc="2025-05-23T07:11:00Z">
              <w:rPr>
                <w:highlight w:val="yellow"/>
              </w:rPr>
            </w:rPrChange>
          </w:rPr>
          <w:delInstrText xml:space="preserve"> REF _Ref198056564 \h </w:delInstrText>
        </w:r>
      </w:del>
      <w:r w:rsidR="00870ACD" w:rsidRPr="00870ACD">
        <w:rPr>
          <w:i/>
          <w:iCs/>
          <w:rPrChange w:id="756" w:author="Annie Kraehe" w:date="2025-05-23T16:41:00Z" w16du:dateUtc="2025-05-23T07:11:00Z">
            <w:rPr/>
          </w:rPrChange>
        </w:rPr>
        <w:instrText xml:space="preserve"> \* MERGEFORMAT </w:instrText>
      </w:r>
      <w:del w:id="757" w:author="Annie Kraehe" w:date="2025-05-15T15:30:00Z" w16du:dateUtc="2025-05-15T06:00:00Z">
        <w:r w:rsidR="00545F32" w:rsidRPr="00870ACD" w:rsidDel="00FF181F">
          <w:rPr>
            <w:b w:val="0"/>
            <w:bCs w:val="0"/>
            <w:i/>
            <w:iCs/>
            <w:rPrChange w:id="758" w:author="Annie Kraehe" w:date="2025-05-23T16:41:00Z" w16du:dateUtc="2025-05-23T07:11:00Z">
              <w:rPr>
                <w:b/>
                <w:bCs/>
                <w:i/>
                <w:iCs/>
              </w:rPr>
            </w:rPrChange>
          </w:rPr>
        </w:r>
        <w:r w:rsidR="00545F32" w:rsidRPr="00870ACD" w:rsidDel="00FF181F">
          <w:rPr>
            <w:i/>
            <w:iCs/>
            <w:rPrChange w:id="759" w:author="Annie Kraehe" w:date="2025-05-23T16:41:00Z" w16du:dateUtc="2025-05-23T07:11:00Z">
              <w:rPr>
                <w:color w:val="D86DCB" w:themeColor="accent5" w:themeTint="99"/>
              </w:rPr>
            </w:rPrChange>
          </w:rPr>
          <w:fldChar w:fldCharType="separate"/>
        </w:r>
        <w:r w:rsidR="00545F32" w:rsidRPr="00870ACD" w:rsidDel="00FF181F">
          <w:rPr>
            <w:i/>
            <w:iCs/>
            <w:rPrChange w:id="760" w:author="Annie Kraehe" w:date="2025-05-23T16:41:00Z" w16du:dateUtc="2025-05-23T07:11:00Z">
              <w:rPr>
                <w:color w:val="D86DCB" w:themeColor="accent5" w:themeTint="99"/>
              </w:rPr>
            </w:rPrChange>
          </w:rPr>
          <w:delText>Figure</w:delText>
        </w:r>
        <w:r w:rsidR="00545F32" w:rsidRPr="00870ACD" w:rsidDel="00FF181F">
          <w:rPr>
            <w:i/>
            <w:iCs/>
            <w:rPrChange w:id="761" w:author="Annie Kraehe" w:date="2025-05-23T16:41:00Z" w16du:dateUtc="2025-05-23T07:11:00Z">
              <w:rPr/>
            </w:rPrChange>
          </w:rPr>
          <w:delText xml:space="preserve"> </w:delText>
        </w:r>
        <w:r w:rsidR="00545F32" w:rsidRPr="00870ACD" w:rsidDel="00FF181F">
          <w:rPr>
            <w:i/>
            <w:iCs/>
            <w:rPrChange w:id="762" w:author="Annie Kraehe" w:date="2025-05-23T16:41:00Z" w16du:dateUtc="2025-05-23T07:11:00Z">
              <w:rPr>
                <w:noProof/>
              </w:rPr>
            </w:rPrChange>
          </w:rPr>
          <w:delText>3</w:delText>
        </w:r>
        <w:r w:rsidR="00545F32" w:rsidRPr="00870ACD" w:rsidDel="00FF181F">
          <w:rPr>
            <w:i/>
            <w:iCs/>
            <w:rPrChange w:id="763" w:author="Annie Kraehe" w:date="2025-05-23T16:41:00Z" w16du:dateUtc="2025-05-23T07:11:00Z">
              <w:rPr>
                <w:color w:val="D86DCB" w:themeColor="accent5" w:themeTint="99"/>
              </w:rPr>
            </w:rPrChange>
          </w:rPr>
          <w:fldChar w:fldCharType="end"/>
        </w:r>
        <w:r w:rsidRPr="00870ACD" w:rsidDel="00FF181F">
          <w:rPr>
            <w:i/>
            <w:iCs/>
            <w:highlight w:val="yellow"/>
            <w:rPrChange w:id="764" w:author="Annie Kraehe" w:date="2025-05-23T16:41:00Z" w16du:dateUtc="2025-05-23T07:11:00Z">
              <w:rPr>
                <w:highlight w:val="yellow"/>
              </w:rPr>
            </w:rPrChange>
          </w:rPr>
          <w:fldChar w:fldCharType="end"/>
        </w:r>
        <w:r w:rsidRPr="00870ACD" w:rsidDel="00FF181F">
          <w:rPr>
            <w:i/>
            <w:iCs/>
            <w:rPrChange w:id="765" w:author="Annie Kraehe" w:date="2025-05-23T16:41:00Z" w16du:dateUtc="2025-05-23T07:11:00Z">
              <w:rPr/>
            </w:rPrChange>
          </w:rPr>
          <w:delText xml:space="preserve"> </w:delText>
        </w:r>
      </w:del>
      <w:del w:id="766" w:author="Annie Kraehe" w:date="2025-05-15T15:33:00Z" w16du:dateUtc="2025-05-15T06:03:00Z">
        <w:r w:rsidR="009B6D99" w:rsidRPr="00870ACD" w:rsidDel="00FF181F">
          <w:rPr>
            <w:i/>
            <w:iCs/>
            <w:rPrChange w:id="767" w:author="Annie Kraehe" w:date="2025-05-23T16:41:00Z" w16du:dateUtc="2025-05-23T07:11:00Z">
              <w:rPr/>
            </w:rPrChange>
          </w:rPr>
          <w:delText>shows that the dated middens are spatially clustered around four distinct areas (including the Pilbara), limiting the geographic representativeness of this statistical validation. However, this locally intensive sampling means that the dated samples are likely to reflect the actual temporal range of midden</w:delText>
        </w:r>
        <w:r w:rsidR="00C56293" w:rsidRPr="00870ACD" w:rsidDel="00FF181F">
          <w:rPr>
            <w:i/>
            <w:iCs/>
            <w:rPrChange w:id="768" w:author="Annie Kraehe" w:date="2025-05-23T16:41:00Z" w16du:dateUtc="2025-05-23T07:11:00Z">
              <w:rPr/>
            </w:rPrChange>
          </w:rPr>
          <w:delText>s</w:delText>
        </w:r>
        <w:r w:rsidR="009B6D99" w:rsidRPr="00870ACD" w:rsidDel="00FF181F">
          <w:rPr>
            <w:i/>
            <w:iCs/>
            <w:rPrChange w:id="769" w:author="Annie Kraehe" w:date="2025-05-23T16:41:00Z" w16du:dateUtc="2025-05-23T07:11:00Z">
              <w:rPr/>
            </w:rPrChange>
          </w:rPr>
          <w:delText xml:space="preserve"> preserv</w:delText>
        </w:r>
        <w:r w:rsidR="00C56293" w:rsidRPr="00870ACD" w:rsidDel="00FF181F">
          <w:rPr>
            <w:i/>
            <w:iCs/>
            <w:rPrChange w:id="770" w:author="Annie Kraehe" w:date="2025-05-23T16:41:00Z" w16du:dateUtc="2025-05-23T07:11:00Z">
              <w:rPr/>
            </w:rPrChange>
          </w:rPr>
          <w:delText>ed</w:delText>
        </w:r>
        <w:r w:rsidR="009B6D99" w:rsidRPr="00870ACD" w:rsidDel="00FF181F">
          <w:rPr>
            <w:i/>
            <w:iCs/>
            <w:rPrChange w:id="771" w:author="Annie Kraehe" w:date="2025-05-23T16:41:00Z" w16du:dateUtc="2025-05-23T07:11:00Z">
              <w:rPr/>
            </w:rPrChange>
          </w:rPr>
          <w:delText xml:space="preserve"> at each locality. This allows for meaningful comparison between observed midden appearance and the onset of modelled climatic suitability in those regions.</w:delText>
        </w:r>
      </w:del>
    </w:p>
    <w:p w14:paraId="34CC5474" w14:textId="77777777" w:rsidR="009B6D99" w:rsidRPr="00870ACD" w:rsidRDefault="009B6D99" w:rsidP="001E4115">
      <w:pPr>
        <w:pStyle w:val="Heading3"/>
        <w:spacing w:line="480" w:lineRule="auto"/>
        <w:rPr>
          <w:i/>
          <w:iCs/>
        </w:rPr>
      </w:pPr>
      <w:bookmarkStart w:id="772" w:name="_Toc198911013"/>
      <w:r w:rsidRPr="00870ACD">
        <w:rPr>
          <w:i/>
          <w:iCs/>
        </w:rPr>
        <w:t>L. apicalis</w:t>
      </w:r>
      <w:bookmarkEnd w:id="772"/>
    </w:p>
    <w:p w14:paraId="1DD0AA1A" w14:textId="4D885C52" w:rsidR="009B6D99" w:rsidRPr="00F53B11" w:rsidRDefault="00A0605F" w:rsidP="001E4115">
      <w:pPr>
        <w:spacing w:line="480" w:lineRule="auto"/>
      </w:pPr>
      <w:r w:rsidRPr="00F53B11">
        <w:t>Except in the Pilbara—where suitability and midden preservation extend into the Pleistocene—the timing of midden appearance aligns with the onset of local climatic suitability as the species expanded southward in the early Holocene.</w:t>
      </w:r>
      <w:r w:rsidR="009B6D99" w:rsidRPr="00F53B11">
        <w:t xml:space="preserve"> </w:t>
      </w:r>
      <w:r w:rsidR="00144C17" w:rsidRPr="00F53B11">
        <w:t xml:space="preserve">In the Flinders Ranges, the earliest midden appears around </w:t>
      </w:r>
      <w:del w:id="773" w:author="Annie Kraehe" w:date="2025-05-22T16:34:00Z" w16du:dateUtc="2025-05-22T07:04:00Z">
        <w:r w:rsidR="00144C17" w:rsidRPr="00F53B11" w:rsidDel="00806509">
          <w:delText>-1</w:delText>
        </w:r>
      </w:del>
      <w:ins w:id="774" w:author="Annie Kraehe" w:date="2025-05-22T16:34:00Z" w16du:dateUtc="2025-05-22T07:04:00Z">
        <w:r w:rsidR="00806509">
          <w:t>1</w:t>
        </w:r>
      </w:ins>
      <w:r w:rsidR="00144C17" w:rsidRPr="00F53B11">
        <w:t xml:space="preserve">2 ka. In southeastern Australia, midden appearance begins around </w:t>
      </w:r>
      <w:del w:id="775" w:author="Annie Kraehe" w:date="2025-05-19T12:48:00Z" w16du:dateUtc="2025-05-19T03:18:00Z">
        <w:r w:rsidR="00144C17" w:rsidRPr="00F53B11" w:rsidDel="00F52432">
          <w:delText>-</w:delText>
        </w:r>
      </w:del>
      <w:r w:rsidR="00144C17" w:rsidRPr="00F53B11">
        <w:t xml:space="preserve">7 ka. In central Australia, although suitability is established by around </w:t>
      </w:r>
      <w:del w:id="776" w:author="Annie Kraehe" w:date="2025-05-22T16:37:00Z" w16du:dateUtc="2025-05-22T07:07:00Z">
        <w:r w:rsidR="00144C17" w:rsidRPr="00F53B11" w:rsidDel="00806509">
          <w:delText>-8</w:delText>
        </w:r>
      </w:del>
      <w:ins w:id="777" w:author="Annie Kraehe" w:date="2025-05-22T16:37:00Z" w16du:dateUtc="2025-05-22T07:07:00Z">
        <w:r w:rsidR="00806509">
          <w:t>8</w:t>
        </w:r>
      </w:ins>
      <w:r w:rsidR="00144C17" w:rsidRPr="00F53B11">
        <w:t xml:space="preserve"> ka, the earliest midden does not appear until around </w:t>
      </w:r>
      <w:del w:id="778" w:author="Annie Kraehe" w:date="2025-05-19T12:48:00Z" w16du:dateUtc="2025-05-19T03:18:00Z">
        <w:r w:rsidR="00144C17" w:rsidRPr="00F53B11" w:rsidDel="00F52432">
          <w:delText>-</w:delText>
        </w:r>
      </w:del>
      <w:r w:rsidR="00144C17" w:rsidRPr="00F53B11">
        <w:t>4 ka (</w:t>
      </w:r>
      <w:r w:rsidR="00545F32" w:rsidRPr="00F53B11">
        <w:fldChar w:fldCharType="begin"/>
      </w:r>
      <w:r w:rsidR="00545F32" w:rsidRPr="00F53B11">
        <w:instrText xml:space="preserve"> REF _Ref198056564 \h </w:instrText>
      </w:r>
      <w:r w:rsidR="00D855E1" w:rsidRPr="00F53B11">
        <w:instrText xml:space="preserve"> \* MERGEFORMAT </w:instrText>
      </w:r>
      <w:r w:rsidR="00545F32" w:rsidRPr="00F53B11">
        <w:fldChar w:fldCharType="separate"/>
      </w:r>
      <w:ins w:id="779" w:author="Annie Kraehe" w:date="2025-05-23T16:43:00Z" w16du:dateUtc="2025-05-23T07:13:00Z">
        <w:r w:rsidR="00870ACD" w:rsidRPr="00F53B11">
          <w:rPr>
            <w:rPrChange w:id="780" w:author="Annie Kraehe" w:date="2025-05-19T17:04:00Z" w16du:dateUtc="2025-05-19T07:34:00Z">
              <w:rPr>
                <w:color w:val="D86DCB" w:themeColor="accent5" w:themeTint="99"/>
              </w:rPr>
            </w:rPrChange>
          </w:rPr>
          <w:t>Figure</w:t>
        </w:r>
        <w:r w:rsidR="00870ACD" w:rsidRPr="00F53B11">
          <w:t xml:space="preserve"> </w:t>
        </w:r>
        <w:r w:rsidR="00870ACD">
          <w:rPr>
            <w:noProof/>
          </w:rPr>
          <w:t>1</w:t>
        </w:r>
      </w:ins>
      <w:del w:id="781" w:author="Annie Kraehe" w:date="2025-05-19T10:55:00Z" w16du:dateUtc="2025-05-19T01:25:00Z">
        <w:r w:rsidR="00545F32" w:rsidRPr="00F53B11" w:rsidDel="0087659B">
          <w:rPr>
            <w:rPrChange w:id="782" w:author="Annie Kraehe" w:date="2025-05-19T17:04:00Z" w16du:dateUtc="2025-05-19T07:34:00Z">
              <w:rPr>
                <w:color w:val="D86DCB" w:themeColor="accent5" w:themeTint="99"/>
              </w:rPr>
            </w:rPrChange>
          </w:rPr>
          <w:delText>Figure</w:delText>
        </w:r>
        <w:r w:rsidR="00545F32" w:rsidRPr="00F53B11" w:rsidDel="0087659B">
          <w:delText xml:space="preserve"> </w:delText>
        </w:r>
        <w:r w:rsidR="00545F32" w:rsidRPr="00F53B11" w:rsidDel="0087659B">
          <w:rPr>
            <w:noProof/>
          </w:rPr>
          <w:delText>3</w:delText>
        </w:r>
      </w:del>
      <w:r w:rsidR="00545F32" w:rsidRPr="00F53B11">
        <w:fldChar w:fldCharType="end"/>
      </w:r>
      <w:r w:rsidR="00144C17" w:rsidRPr="00F53B11">
        <w:t>).</w:t>
      </w:r>
    </w:p>
    <w:p w14:paraId="691A779E" w14:textId="77777777" w:rsidR="009B6D99" w:rsidRPr="00870ACD" w:rsidRDefault="009B6D99" w:rsidP="001E4115">
      <w:pPr>
        <w:pStyle w:val="Heading3"/>
        <w:spacing w:line="480" w:lineRule="auto"/>
        <w:rPr>
          <w:i/>
          <w:iCs/>
          <w:rPrChange w:id="783" w:author="Annie Kraehe" w:date="2025-05-23T16:41:00Z" w16du:dateUtc="2025-05-23T07:11:00Z">
            <w:rPr/>
          </w:rPrChange>
        </w:rPr>
      </w:pPr>
      <w:bookmarkStart w:id="784" w:name="_Toc198911014"/>
      <w:r w:rsidRPr="00870ACD">
        <w:rPr>
          <w:i/>
          <w:iCs/>
          <w:rPrChange w:id="785" w:author="Annie Kraehe" w:date="2025-05-23T16:41:00Z" w16du:dateUtc="2025-05-23T07:11:00Z">
            <w:rPr/>
          </w:rPrChange>
        </w:rPr>
        <w:t>L. conditor</w:t>
      </w:r>
      <w:bookmarkEnd w:id="784"/>
    </w:p>
    <w:p w14:paraId="376BCFE0" w14:textId="349499FF" w:rsidR="00144C17" w:rsidRPr="00F53B11" w:rsidRDefault="009B6D99" w:rsidP="001E4115">
      <w:pPr>
        <w:spacing w:line="480" w:lineRule="auto"/>
      </w:pPr>
      <w:r w:rsidRPr="00F53B11">
        <w:t xml:space="preserve">This pattern is less consistent for the </w:t>
      </w:r>
      <w:r w:rsidRPr="00F53B11">
        <w:rPr>
          <w:i/>
          <w:iCs/>
        </w:rPr>
        <w:t>L. conditor</w:t>
      </w:r>
      <w:r w:rsidRPr="00F53B11">
        <w:t xml:space="preserve"> model, where only the most southerly clusters align with the predicted range (</w:t>
      </w:r>
      <w:r w:rsidR="00D8719A" w:rsidRPr="00F53B11">
        <w:rPr>
          <w:rPrChange w:id="786" w:author="Annie Kraehe" w:date="2025-05-19T17:04:00Z" w16du:dateUtc="2025-05-19T07:34:00Z">
            <w:rPr>
              <w:color w:val="D86DCB" w:themeColor="accent5" w:themeTint="99"/>
            </w:rPr>
          </w:rPrChange>
        </w:rPr>
        <w:fldChar w:fldCharType="begin"/>
      </w:r>
      <w:r w:rsidR="00D8719A" w:rsidRPr="00F53B11">
        <w:instrText xml:space="preserve"> REF _Ref198058510 \h </w:instrText>
      </w:r>
      <w:r w:rsidR="00D855E1" w:rsidRPr="00F53B11">
        <w:rPr>
          <w:rPrChange w:id="787" w:author="Annie Kraehe" w:date="2025-05-19T17:04:00Z" w16du:dateUtc="2025-05-19T07:34:00Z">
            <w:rPr>
              <w:color w:val="D86DCB" w:themeColor="accent5" w:themeTint="99"/>
            </w:rPr>
          </w:rPrChange>
        </w:rPr>
        <w:instrText xml:space="preserve"> \* MERGEFORMAT </w:instrText>
      </w:r>
      <w:r w:rsidR="00D8719A" w:rsidRPr="00F53B11">
        <w:rPr>
          <w:rPrChange w:id="788" w:author="Annie Kraehe" w:date="2025-05-19T17:04:00Z" w16du:dateUtc="2025-05-19T07:34:00Z">
            <w:rPr/>
          </w:rPrChange>
        </w:rPr>
      </w:r>
      <w:r w:rsidR="00D8719A" w:rsidRPr="00F53B11">
        <w:rPr>
          <w:rPrChange w:id="789" w:author="Annie Kraehe" w:date="2025-05-19T17:04:00Z" w16du:dateUtc="2025-05-19T07:34:00Z">
            <w:rPr>
              <w:color w:val="D86DCB" w:themeColor="accent5" w:themeTint="99"/>
            </w:rPr>
          </w:rPrChange>
        </w:rPr>
        <w:fldChar w:fldCharType="separate"/>
      </w:r>
      <w:ins w:id="790" w:author="Annie Kraehe" w:date="2025-05-23T16:43:00Z" w16du:dateUtc="2025-05-23T07:13:00Z">
        <w:r w:rsidR="00870ACD" w:rsidRPr="00F53B11">
          <w:rPr>
            <w:rPrChange w:id="791" w:author="Annie Kraehe" w:date="2025-05-19T17:04:00Z" w16du:dateUtc="2025-05-19T07:34:00Z">
              <w:rPr>
                <w:color w:val="D86DCB" w:themeColor="accent5" w:themeTint="99"/>
              </w:rPr>
            </w:rPrChange>
          </w:rPr>
          <w:t>Figure</w:t>
        </w:r>
        <w:r w:rsidR="00870ACD" w:rsidRPr="00F53B11">
          <w:t xml:space="preserve"> </w:t>
        </w:r>
        <w:r w:rsidR="00870ACD">
          <w:rPr>
            <w:noProof/>
          </w:rPr>
          <w:t>2</w:t>
        </w:r>
      </w:ins>
      <w:del w:id="792" w:author="Annie Kraehe" w:date="2025-05-19T10:55:00Z" w16du:dateUtc="2025-05-19T01:25:00Z">
        <w:r w:rsidR="00D8719A" w:rsidRPr="00F53B11" w:rsidDel="0087659B">
          <w:rPr>
            <w:rPrChange w:id="793" w:author="Annie Kraehe" w:date="2025-05-19T17:04:00Z" w16du:dateUtc="2025-05-19T07:34:00Z">
              <w:rPr>
                <w:color w:val="D86DCB" w:themeColor="accent5" w:themeTint="99"/>
              </w:rPr>
            </w:rPrChange>
          </w:rPr>
          <w:delText>Figure</w:delText>
        </w:r>
        <w:r w:rsidR="00D8719A" w:rsidRPr="00F53B11" w:rsidDel="0087659B">
          <w:delText xml:space="preserve"> </w:delText>
        </w:r>
        <w:r w:rsidR="00D8719A" w:rsidRPr="00F53B11" w:rsidDel="0087659B">
          <w:rPr>
            <w:noProof/>
          </w:rPr>
          <w:delText>4</w:delText>
        </w:r>
      </w:del>
      <w:r w:rsidR="00D8719A" w:rsidRPr="00F53B11">
        <w:rPr>
          <w:rPrChange w:id="794" w:author="Annie Kraehe" w:date="2025-05-19T17:04:00Z" w16du:dateUtc="2025-05-19T07:34:00Z">
            <w:rPr>
              <w:color w:val="D86DCB" w:themeColor="accent5" w:themeTint="99"/>
            </w:rPr>
          </w:rPrChange>
        </w:rPr>
        <w:fldChar w:fldCharType="end"/>
      </w:r>
      <w:r w:rsidRPr="00F53B11">
        <w:t xml:space="preserve">). Midden dates from central Australia fall outside the modelled distribution for </w:t>
      </w:r>
      <w:r w:rsidRPr="00F53B11">
        <w:rPr>
          <w:i/>
          <w:iCs/>
        </w:rPr>
        <w:t xml:space="preserve">L. </w:t>
      </w:r>
      <w:r w:rsidR="00144C17" w:rsidRPr="00F53B11">
        <w:rPr>
          <w:i/>
          <w:iCs/>
        </w:rPr>
        <w:t>conditor</w:t>
      </w:r>
      <w:r w:rsidR="00144C17" w:rsidRPr="00F53B11">
        <w:t xml:space="preserve"> but</w:t>
      </w:r>
      <w:r w:rsidRPr="00F53B11">
        <w:t xml:space="preserve"> correspond to areas and time periods of high suitability in the </w:t>
      </w:r>
      <w:r w:rsidRPr="00F53B11">
        <w:rPr>
          <w:i/>
          <w:iCs/>
        </w:rPr>
        <w:t>L. apicalis</w:t>
      </w:r>
      <w:r w:rsidRPr="00F53B11">
        <w:t xml:space="preserve"> model, suggesting these middens may be attributable to </w:t>
      </w:r>
      <w:r w:rsidRPr="00F53B11">
        <w:rPr>
          <w:i/>
          <w:iCs/>
        </w:rPr>
        <w:t>L. apicalis</w:t>
      </w:r>
      <w:r w:rsidRPr="00F53B11">
        <w:t>.</w:t>
      </w:r>
    </w:p>
    <w:p w14:paraId="6C0DE389" w14:textId="42E0D019" w:rsidR="00BA7F10" w:rsidDel="00F53B11" w:rsidRDefault="00BA7F10" w:rsidP="001E4115">
      <w:pPr>
        <w:spacing w:before="0" w:beforeAutospacing="0" w:after="160" w:afterAutospacing="0" w:line="480" w:lineRule="auto"/>
        <w:rPr>
          <w:del w:id="795" w:author="Annie Kraehe" w:date="2025-05-19T17:08:00Z" w16du:dateUtc="2025-05-19T07:38:00Z"/>
          <w:rStyle w:val="Heading2Char"/>
        </w:rPr>
      </w:pPr>
      <w:bookmarkStart w:id="796" w:name="_Toc198911015"/>
      <w:r w:rsidRPr="00F53B11">
        <w:rPr>
          <w:rStyle w:val="Heading2Char"/>
        </w:rPr>
        <w:t>Modelled responses to individual climate variables</w:t>
      </w:r>
      <w:bookmarkEnd w:id="796"/>
      <w:r w:rsidRPr="00F53B11">
        <w:br/>
        <w:t>Partial dependence plots (</w:t>
      </w:r>
      <w:r w:rsidR="00CB0B2B" w:rsidRPr="00F53B11">
        <w:rPr>
          <w:rPrChange w:id="797" w:author="Annie Kraehe" w:date="2025-05-19T17:04:00Z" w16du:dateUtc="2025-05-19T07:34:00Z">
            <w:rPr>
              <w:color w:val="D86DCB" w:themeColor="accent5" w:themeTint="99"/>
            </w:rPr>
          </w:rPrChange>
        </w:rPr>
        <w:fldChar w:fldCharType="begin"/>
      </w:r>
      <w:r w:rsidR="00CB0B2B" w:rsidRPr="00F53B11">
        <w:instrText xml:space="preserve"> REF _Ref198057337 \h </w:instrText>
      </w:r>
      <w:r w:rsidR="00D855E1" w:rsidRPr="00F53B11">
        <w:rPr>
          <w:rPrChange w:id="798" w:author="Annie Kraehe" w:date="2025-05-19T17:04:00Z" w16du:dateUtc="2025-05-19T07:34:00Z">
            <w:rPr>
              <w:color w:val="D86DCB" w:themeColor="accent5" w:themeTint="99"/>
            </w:rPr>
          </w:rPrChange>
        </w:rPr>
        <w:instrText xml:space="preserve"> \* MERGEFORMAT </w:instrText>
      </w:r>
      <w:r w:rsidR="00CB0B2B" w:rsidRPr="00F53B11">
        <w:rPr>
          <w:rPrChange w:id="799" w:author="Annie Kraehe" w:date="2025-05-19T17:04:00Z" w16du:dateUtc="2025-05-19T07:34:00Z">
            <w:rPr/>
          </w:rPrChange>
        </w:rPr>
      </w:r>
      <w:del w:id="800" w:author="Annie Kraehe" w:date="2025-05-23T16:37:00Z" w16du:dateUtc="2025-05-23T07:07:00Z">
        <w:r w:rsidR="00CB0B2B" w:rsidRPr="00F53B11">
          <w:rPr>
            <w:rPrChange w:id="801" w:author="Annie Kraehe" w:date="2025-05-19T17:04:00Z" w16du:dateUtc="2025-05-19T07:34:00Z">
              <w:rPr>
                <w:color w:val="D86DCB" w:themeColor="accent5" w:themeTint="99"/>
              </w:rPr>
            </w:rPrChange>
          </w:rPr>
          <w:fldChar w:fldCharType="separate"/>
        </w:r>
      </w:del>
      <w:del w:id="802" w:author="Annie Kraehe" w:date="2025-05-19T14:37:00Z" w16du:dateUtc="2025-05-19T05:07:00Z">
        <w:r w:rsidR="005F4E8D" w:rsidRPr="00F53B11" w:rsidDel="00265AF8">
          <w:delText xml:space="preserve">Supplementary Figure </w:delText>
        </w:r>
        <w:r w:rsidR="005F4E8D" w:rsidRPr="00F53B11" w:rsidDel="00265AF8">
          <w:rPr>
            <w:noProof/>
          </w:rPr>
          <w:delText>1</w:delText>
        </w:r>
      </w:del>
      <w:r w:rsidR="00CB0B2B" w:rsidRPr="00F53B11">
        <w:rPr>
          <w:rPrChange w:id="803" w:author="Annie Kraehe" w:date="2025-05-19T17:04:00Z" w16du:dateUtc="2025-05-19T07:34:00Z">
            <w:rPr>
              <w:color w:val="D86DCB" w:themeColor="accent5" w:themeTint="99"/>
            </w:rPr>
          </w:rPrChange>
        </w:rPr>
        <w:fldChar w:fldCharType="end"/>
      </w:r>
      <w:r w:rsidRPr="00F53B11">
        <w:t xml:space="preserve">) show that </w:t>
      </w:r>
      <w:r w:rsidRPr="00F53B11">
        <w:rPr>
          <w:i/>
          <w:iCs/>
        </w:rPr>
        <w:t>L. apicalis</w:t>
      </w:r>
      <w:r w:rsidRPr="00F53B11">
        <w:t xml:space="preserve"> maintained higher predicted suitability under both warmer maximum temperatures (BIO05) and colder minimum temperatures (BIO06), while </w:t>
      </w:r>
      <w:r w:rsidRPr="00F53B11">
        <w:rPr>
          <w:i/>
          <w:iCs/>
        </w:rPr>
        <w:t>L. conditor</w:t>
      </w:r>
      <w:r w:rsidRPr="00F53B11">
        <w:t xml:space="preserve"> declined more sharply beyond ~30</w:t>
      </w:r>
      <w:r w:rsidRPr="00F53B11">
        <w:rPr>
          <w:rFonts w:ascii="Arial" w:hAnsi="Arial" w:cs="Arial"/>
        </w:rPr>
        <w:t> </w:t>
      </w:r>
      <w:r w:rsidRPr="00F53B11">
        <w:rPr>
          <w:rFonts w:ascii="Aptos" w:hAnsi="Aptos" w:cs="Aptos"/>
        </w:rPr>
        <w:t>°</w:t>
      </w:r>
      <w:r w:rsidRPr="00F53B11">
        <w:t>C and below ~10</w:t>
      </w:r>
      <w:r w:rsidRPr="00F53B11">
        <w:rPr>
          <w:rFonts w:ascii="Arial" w:hAnsi="Arial" w:cs="Arial"/>
        </w:rPr>
        <w:t> </w:t>
      </w:r>
      <w:r w:rsidRPr="00F53B11">
        <w:rPr>
          <w:rFonts w:ascii="Aptos" w:hAnsi="Aptos" w:cs="Aptos"/>
        </w:rPr>
        <w:t>°</w:t>
      </w:r>
      <w:r w:rsidRPr="00F53B11">
        <w:t>C, respectively. Both species showed a strong decline in suitability above ~300</w:t>
      </w:r>
      <w:r w:rsidRPr="00F53B11">
        <w:rPr>
          <w:rFonts w:ascii="Arial" w:hAnsi="Arial" w:cs="Arial"/>
        </w:rPr>
        <w:t> </w:t>
      </w:r>
      <w:r w:rsidRPr="00F53B11">
        <w:t xml:space="preserve">mm annual precipitation (BIO12), but </w:t>
      </w:r>
      <w:r w:rsidRPr="00F53B11">
        <w:rPr>
          <w:i/>
          <w:iCs/>
        </w:rPr>
        <w:t>L. conditor</w:t>
      </w:r>
      <w:r w:rsidRPr="00F53B11">
        <w:t xml:space="preserve"> retained higher suitability across a broader range of lower rainfall values. This </w:t>
      </w:r>
      <w:r w:rsidRPr="00F53B11">
        <w:lastRenderedPageBreak/>
        <w:t>difference is most evident in the zoomed-in precipitation response (</w:t>
      </w:r>
      <w:r w:rsidR="00CB0B2B" w:rsidRPr="00F53B11">
        <w:rPr>
          <w:rPrChange w:id="804" w:author="Annie Kraehe" w:date="2025-05-19T17:04:00Z" w16du:dateUtc="2025-05-19T07:34:00Z">
            <w:rPr>
              <w:color w:val="D86DCB" w:themeColor="accent5" w:themeTint="99"/>
            </w:rPr>
          </w:rPrChange>
        </w:rPr>
        <w:fldChar w:fldCharType="begin"/>
      </w:r>
      <w:r w:rsidR="00CB0B2B" w:rsidRPr="00F53B11">
        <w:instrText xml:space="preserve"> REF _Ref198057337 \h </w:instrText>
      </w:r>
      <w:r w:rsidR="00D855E1" w:rsidRPr="00F53B11">
        <w:rPr>
          <w:rPrChange w:id="805" w:author="Annie Kraehe" w:date="2025-05-19T17:04:00Z" w16du:dateUtc="2025-05-19T07:34:00Z">
            <w:rPr>
              <w:color w:val="D86DCB" w:themeColor="accent5" w:themeTint="99"/>
            </w:rPr>
          </w:rPrChange>
        </w:rPr>
        <w:instrText xml:space="preserve"> \* MERGEFORMAT </w:instrText>
      </w:r>
      <w:r w:rsidR="00CB0B2B" w:rsidRPr="00F53B11">
        <w:rPr>
          <w:rPrChange w:id="806" w:author="Annie Kraehe" w:date="2025-05-19T17:04:00Z" w16du:dateUtc="2025-05-19T07:34:00Z">
            <w:rPr/>
          </w:rPrChange>
        </w:rPr>
      </w:r>
      <w:del w:id="807" w:author="Annie Kraehe" w:date="2025-05-23T16:37:00Z" w16du:dateUtc="2025-05-23T07:07:00Z">
        <w:r w:rsidR="00CB0B2B" w:rsidRPr="00F53B11">
          <w:rPr>
            <w:rPrChange w:id="808" w:author="Annie Kraehe" w:date="2025-05-19T17:04:00Z" w16du:dateUtc="2025-05-19T07:34:00Z">
              <w:rPr>
                <w:color w:val="D86DCB" w:themeColor="accent5" w:themeTint="99"/>
              </w:rPr>
            </w:rPrChange>
          </w:rPr>
          <w:fldChar w:fldCharType="separate"/>
        </w:r>
      </w:del>
      <w:del w:id="809" w:author="Annie Kraehe" w:date="2025-05-19T14:37:00Z" w16du:dateUtc="2025-05-19T05:07:00Z">
        <w:r w:rsidR="005F4E8D" w:rsidRPr="00F53B11" w:rsidDel="00265AF8">
          <w:delText xml:space="preserve">Supplementary Figure </w:delText>
        </w:r>
        <w:r w:rsidR="005F4E8D" w:rsidRPr="00F53B11" w:rsidDel="00265AF8">
          <w:rPr>
            <w:noProof/>
          </w:rPr>
          <w:delText>1</w:delText>
        </w:r>
      </w:del>
      <w:r w:rsidR="00CB0B2B" w:rsidRPr="00F53B11">
        <w:rPr>
          <w:rPrChange w:id="810" w:author="Annie Kraehe" w:date="2025-05-19T17:04:00Z" w16du:dateUtc="2025-05-19T07:34:00Z">
            <w:rPr>
              <w:color w:val="D86DCB" w:themeColor="accent5" w:themeTint="99"/>
            </w:rPr>
          </w:rPrChange>
        </w:rPr>
        <w:fldChar w:fldCharType="end"/>
      </w:r>
      <w:r w:rsidRPr="00F53B11">
        <w:t xml:space="preserve">d), where </w:t>
      </w:r>
      <w:r w:rsidRPr="00F53B11">
        <w:rPr>
          <w:i/>
          <w:iCs/>
        </w:rPr>
        <w:t>L. conditor</w:t>
      </w:r>
      <w:r w:rsidRPr="00F53B11">
        <w:t xml:space="preserve"> exhibits a wider peak and slower decline below 700</w:t>
      </w:r>
      <w:r w:rsidRPr="00F53B11">
        <w:rPr>
          <w:rFonts w:ascii="Arial" w:hAnsi="Arial" w:cs="Arial"/>
        </w:rPr>
        <w:t> </w:t>
      </w:r>
      <w:r w:rsidRPr="00F53B11">
        <w:t>mm.</w:t>
      </w:r>
    </w:p>
    <w:p w14:paraId="708A4240" w14:textId="77777777" w:rsidR="00F53B11" w:rsidRPr="00F53B11" w:rsidRDefault="00F53B11" w:rsidP="001E4115">
      <w:pPr>
        <w:spacing w:before="0" w:beforeAutospacing="0" w:after="160" w:afterAutospacing="0" w:line="480" w:lineRule="auto"/>
        <w:rPr>
          <w:ins w:id="811" w:author="Annie Kraehe" w:date="2025-05-19T17:08:00Z" w16du:dateUtc="2025-05-19T07:38:00Z"/>
        </w:rPr>
      </w:pPr>
    </w:p>
    <w:p w14:paraId="63DFF41A" w14:textId="68009B27" w:rsidR="00BA7F10" w:rsidRPr="00F53B11" w:rsidDel="00F53B11" w:rsidRDefault="00BA7F10" w:rsidP="001E4115">
      <w:pPr>
        <w:spacing w:before="0" w:beforeAutospacing="0" w:after="160" w:afterAutospacing="0" w:line="480" w:lineRule="auto"/>
        <w:rPr>
          <w:del w:id="812" w:author="Annie Kraehe" w:date="2025-05-19T17:08:00Z" w16du:dateUtc="2025-05-19T07:38:00Z"/>
        </w:rPr>
      </w:pPr>
    </w:p>
    <w:p w14:paraId="7126805E" w14:textId="60C453F8" w:rsidR="009B6D99" w:rsidRPr="00F53B11" w:rsidRDefault="00BA7F10" w:rsidP="001E4115">
      <w:pPr>
        <w:spacing w:before="0" w:beforeAutospacing="0" w:after="160" w:afterAutospacing="0" w:line="480" w:lineRule="auto"/>
      </w:pPr>
      <w:bookmarkStart w:id="813" w:name="_Toc198911016"/>
      <w:r w:rsidRPr="00F53B11">
        <w:rPr>
          <w:rStyle w:val="Heading2Char"/>
        </w:rPr>
        <w:t>Variable importance</w:t>
      </w:r>
      <w:bookmarkEnd w:id="813"/>
      <w:r w:rsidRPr="00F53B11">
        <w:br/>
        <w:t>Variable importance analysis based on drop-out loss (</w:t>
      </w:r>
      <w:r w:rsidR="00CB0B2B" w:rsidRPr="00F53B11">
        <w:rPr>
          <w:rPrChange w:id="814" w:author="Annie Kraehe" w:date="2025-05-19T17:04:00Z" w16du:dateUtc="2025-05-19T07:34:00Z">
            <w:rPr>
              <w:color w:val="D86DCB" w:themeColor="accent5" w:themeTint="99"/>
            </w:rPr>
          </w:rPrChange>
        </w:rPr>
        <w:fldChar w:fldCharType="begin"/>
      </w:r>
      <w:r w:rsidR="00CB0B2B" w:rsidRPr="00F53B11">
        <w:instrText xml:space="preserve"> REF _Ref198057337 \h </w:instrText>
      </w:r>
      <w:r w:rsidR="00D855E1" w:rsidRPr="00F53B11">
        <w:rPr>
          <w:rPrChange w:id="815" w:author="Annie Kraehe" w:date="2025-05-19T17:04:00Z" w16du:dateUtc="2025-05-19T07:34:00Z">
            <w:rPr>
              <w:color w:val="D86DCB" w:themeColor="accent5" w:themeTint="99"/>
            </w:rPr>
          </w:rPrChange>
        </w:rPr>
        <w:instrText xml:space="preserve"> \* MERGEFORMAT </w:instrText>
      </w:r>
      <w:r w:rsidR="00CB0B2B" w:rsidRPr="00F53B11">
        <w:rPr>
          <w:rPrChange w:id="816" w:author="Annie Kraehe" w:date="2025-05-19T17:04:00Z" w16du:dateUtc="2025-05-19T07:34:00Z">
            <w:rPr/>
          </w:rPrChange>
        </w:rPr>
      </w:r>
      <w:del w:id="817" w:author="Annie Kraehe" w:date="2025-05-23T16:37:00Z" w16du:dateUtc="2025-05-23T07:07:00Z">
        <w:r w:rsidR="00CB0B2B" w:rsidRPr="00F53B11">
          <w:rPr>
            <w:rPrChange w:id="818" w:author="Annie Kraehe" w:date="2025-05-19T17:04:00Z" w16du:dateUtc="2025-05-19T07:34:00Z">
              <w:rPr>
                <w:color w:val="D86DCB" w:themeColor="accent5" w:themeTint="99"/>
              </w:rPr>
            </w:rPrChange>
          </w:rPr>
          <w:fldChar w:fldCharType="separate"/>
        </w:r>
      </w:del>
      <w:del w:id="819" w:author="Annie Kraehe" w:date="2025-05-19T14:37:00Z" w16du:dateUtc="2025-05-19T05:07:00Z">
        <w:r w:rsidR="005F4E8D" w:rsidRPr="00F53B11" w:rsidDel="00265AF8">
          <w:delText xml:space="preserve">Supplementary Figure </w:delText>
        </w:r>
        <w:r w:rsidR="005F4E8D" w:rsidRPr="00F53B11" w:rsidDel="00265AF8">
          <w:rPr>
            <w:noProof/>
          </w:rPr>
          <w:delText>1</w:delText>
        </w:r>
      </w:del>
      <w:r w:rsidR="00CB0B2B" w:rsidRPr="00F53B11">
        <w:rPr>
          <w:rPrChange w:id="820" w:author="Annie Kraehe" w:date="2025-05-19T17:04:00Z" w16du:dateUtc="2025-05-19T07:34:00Z">
            <w:rPr>
              <w:color w:val="D86DCB" w:themeColor="accent5" w:themeTint="99"/>
            </w:rPr>
          </w:rPrChange>
        </w:rPr>
        <w:fldChar w:fldCharType="end"/>
      </w:r>
      <w:r w:rsidRPr="00F53B11">
        <w:t xml:space="preserve">) identified BIO12 (annual precipitation) as the most influential predictor for both species. For </w:t>
      </w:r>
      <w:r w:rsidRPr="00F53B11">
        <w:rPr>
          <w:i/>
          <w:iCs/>
        </w:rPr>
        <w:t>L. apicalis</w:t>
      </w:r>
      <w:r w:rsidRPr="00F53B11">
        <w:t>, BIO12 contributed the highest increase in model error when removed, followed by BIO06 (minimum temperature of the coldest month) and BIO05 (maximum temperature of the warmest month) (</w:t>
      </w:r>
      <w:r w:rsidR="00CB0B2B" w:rsidRPr="00F53B11">
        <w:rPr>
          <w:rPrChange w:id="821" w:author="Annie Kraehe" w:date="2025-05-19T17:04:00Z" w16du:dateUtc="2025-05-19T07:34:00Z">
            <w:rPr>
              <w:color w:val="D86DCB" w:themeColor="accent5" w:themeTint="99"/>
            </w:rPr>
          </w:rPrChange>
        </w:rPr>
        <w:fldChar w:fldCharType="begin"/>
      </w:r>
      <w:r w:rsidR="00CB0B2B" w:rsidRPr="00F53B11">
        <w:instrText xml:space="preserve"> REF _Ref198057337 \h </w:instrText>
      </w:r>
      <w:r w:rsidR="00D855E1" w:rsidRPr="00F53B11">
        <w:rPr>
          <w:rPrChange w:id="822" w:author="Annie Kraehe" w:date="2025-05-19T17:04:00Z" w16du:dateUtc="2025-05-19T07:34:00Z">
            <w:rPr>
              <w:color w:val="D86DCB" w:themeColor="accent5" w:themeTint="99"/>
            </w:rPr>
          </w:rPrChange>
        </w:rPr>
        <w:instrText xml:space="preserve"> \* MERGEFORMAT </w:instrText>
      </w:r>
      <w:r w:rsidR="00CB0B2B" w:rsidRPr="00F53B11">
        <w:rPr>
          <w:rPrChange w:id="823" w:author="Annie Kraehe" w:date="2025-05-19T17:04:00Z" w16du:dateUtc="2025-05-19T07:34:00Z">
            <w:rPr/>
          </w:rPrChange>
        </w:rPr>
      </w:r>
      <w:del w:id="824" w:author="Annie Kraehe" w:date="2025-05-23T16:37:00Z" w16du:dateUtc="2025-05-23T07:07:00Z">
        <w:r w:rsidR="00CB0B2B" w:rsidRPr="00F53B11">
          <w:rPr>
            <w:rPrChange w:id="825" w:author="Annie Kraehe" w:date="2025-05-19T17:04:00Z" w16du:dateUtc="2025-05-19T07:34:00Z">
              <w:rPr>
                <w:color w:val="D86DCB" w:themeColor="accent5" w:themeTint="99"/>
              </w:rPr>
            </w:rPrChange>
          </w:rPr>
          <w:fldChar w:fldCharType="separate"/>
        </w:r>
      </w:del>
      <w:del w:id="826" w:author="Annie Kraehe" w:date="2025-05-19T14:37:00Z" w16du:dateUtc="2025-05-19T05:07:00Z">
        <w:r w:rsidR="005F4E8D" w:rsidRPr="00F53B11" w:rsidDel="00265AF8">
          <w:delText xml:space="preserve">Supplementary Figure </w:delText>
        </w:r>
        <w:r w:rsidR="005F4E8D" w:rsidRPr="00F53B11" w:rsidDel="00265AF8">
          <w:rPr>
            <w:noProof/>
          </w:rPr>
          <w:delText>1</w:delText>
        </w:r>
      </w:del>
      <w:r w:rsidR="00CB0B2B" w:rsidRPr="00F53B11">
        <w:rPr>
          <w:rPrChange w:id="827" w:author="Annie Kraehe" w:date="2025-05-19T17:04:00Z" w16du:dateUtc="2025-05-19T07:34:00Z">
            <w:rPr>
              <w:color w:val="D86DCB" w:themeColor="accent5" w:themeTint="99"/>
            </w:rPr>
          </w:rPrChange>
        </w:rPr>
        <w:fldChar w:fldCharType="end"/>
      </w:r>
      <w:r w:rsidRPr="00F53B11">
        <w:t xml:space="preserve">a). </w:t>
      </w:r>
      <w:r w:rsidRPr="00F53B11">
        <w:rPr>
          <w:i/>
          <w:iCs/>
        </w:rPr>
        <w:t>L. conditor</w:t>
      </w:r>
      <w:r w:rsidRPr="00F53B11">
        <w:t xml:space="preserve"> showed a similar ranking (</w:t>
      </w:r>
      <w:r w:rsidR="00CB0B2B" w:rsidRPr="00F53B11">
        <w:rPr>
          <w:rPrChange w:id="828" w:author="Annie Kraehe" w:date="2025-05-19T17:04:00Z" w16du:dateUtc="2025-05-19T07:34:00Z">
            <w:rPr>
              <w:color w:val="D86DCB" w:themeColor="accent5" w:themeTint="99"/>
            </w:rPr>
          </w:rPrChange>
        </w:rPr>
        <w:fldChar w:fldCharType="begin"/>
      </w:r>
      <w:r w:rsidR="00CB0B2B" w:rsidRPr="00F53B11">
        <w:instrText xml:space="preserve"> REF _Ref198057337 \h </w:instrText>
      </w:r>
      <w:r w:rsidR="00D855E1" w:rsidRPr="00F53B11">
        <w:rPr>
          <w:rPrChange w:id="829" w:author="Annie Kraehe" w:date="2025-05-19T17:04:00Z" w16du:dateUtc="2025-05-19T07:34:00Z">
            <w:rPr>
              <w:color w:val="D86DCB" w:themeColor="accent5" w:themeTint="99"/>
            </w:rPr>
          </w:rPrChange>
        </w:rPr>
        <w:instrText xml:space="preserve"> \* MERGEFORMAT </w:instrText>
      </w:r>
      <w:r w:rsidR="00CB0B2B" w:rsidRPr="00F53B11">
        <w:rPr>
          <w:rPrChange w:id="830" w:author="Annie Kraehe" w:date="2025-05-19T17:04:00Z" w16du:dateUtc="2025-05-19T07:34:00Z">
            <w:rPr/>
          </w:rPrChange>
        </w:rPr>
      </w:r>
      <w:del w:id="831" w:author="Annie Kraehe" w:date="2025-05-23T16:37:00Z" w16du:dateUtc="2025-05-23T07:07:00Z">
        <w:r w:rsidR="00CB0B2B" w:rsidRPr="00F53B11">
          <w:rPr>
            <w:rPrChange w:id="832" w:author="Annie Kraehe" w:date="2025-05-19T17:04:00Z" w16du:dateUtc="2025-05-19T07:34:00Z">
              <w:rPr>
                <w:color w:val="D86DCB" w:themeColor="accent5" w:themeTint="99"/>
              </w:rPr>
            </w:rPrChange>
          </w:rPr>
          <w:fldChar w:fldCharType="separate"/>
        </w:r>
      </w:del>
      <w:del w:id="833" w:author="Annie Kraehe" w:date="2025-05-19T14:37:00Z" w16du:dateUtc="2025-05-19T05:07:00Z">
        <w:r w:rsidR="005F4E8D" w:rsidRPr="00F53B11" w:rsidDel="00265AF8">
          <w:delText xml:space="preserve">Supplementary Figure </w:delText>
        </w:r>
        <w:r w:rsidR="005F4E8D" w:rsidRPr="00F53B11" w:rsidDel="00265AF8">
          <w:rPr>
            <w:noProof/>
          </w:rPr>
          <w:delText>1</w:delText>
        </w:r>
      </w:del>
      <w:r w:rsidR="00CB0B2B" w:rsidRPr="00F53B11">
        <w:rPr>
          <w:rPrChange w:id="834" w:author="Annie Kraehe" w:date="2025-05-19T17:04:00Z" w16du:dateUtc="2025-05-19T07:34:00Z">
            <w:rPr>
              <w:color w:val="D86DCB" w:themeColor="accent5" w:themeTint="99"/>
            </w:rPr>
          </w:rPrChange>
        </w:rPr>
        <w:fldChar w:fldCharType="end"/>
      </w:r>
      <w:r w:rsidRPr="00F53B11">
        <w:t>b), but overall drop-out losses were slightly lower across all variables, suggesting a weaker or more diffuse response to individual predictors.</w:t>
      </w:r>
    </w:p>
    <w:p w14:paraId="04AB9FB1" w14:textId="1E48E699" w:rsidR="00DC7FE8" w:rsidRPr="00F53B11" w:rsidDel="00870ACD" w:rsidRDefault="00F218DF" w:rsidP="001E4115">
      <w:pPr>
        <w:pStyle w:val="Caption"/>
        <w:keepNext/>
        <w:spacing w:line="480" w:lineRule="auto"/>
        <w:rPr>
          <w:del w:id="835" w:author="Annie Kraehe" w:date="2025-05-23T16:35:00Z" w16du:dateUtc="2025-05-23T07:05:00Z"/>
          <w:b w:val="0"/>
          <w:bCs w:val="0"/>
        </w:rPr>
      </w:pPr>
      <w:bookmarkStart w:id="836" w:name="_Ref198060896"/>
      <w:del w:id="837" w:author="Annie Kraehe" w:date="2025-05-23T16:35:00Z" w16du:dateUtc="2025-05-23T07:05:00Z">
        <w:r w:rsidRPr="00F53B11" w:rsidDel="00870ACD">
          <w:rPr>
            <w:rPrChange w:id="838" w:author="Annie Kraehe" w:date="2025-05-19T17:04:00Z" w16du:dateUtc="2025-05-19T07:34:00Z">
              <w:rPr>
                <w:color w:val="FF0000"/>
              </w:rPr>
            </w:rPrChange>
          </w:rPr>
          <w:delText>Table</w:delText>
        </w:r>
        <w:r w:rsidR="00DC7FE8" w:rsidRPr="00F53B11" w:rsidDel="00870ACD">
          <w:delText xml:space="preserve"> </w:delText>
        </w:r>
        <w:r w:rsidR="00DC7FE8" w:rsidRPr="00F53B11" w:rsidDel="00870ACD">
          <w:fldChar w:fldCharType="begin"/>
        </w:r>
        <w:r w:rsidR="00DC7FE8" w:rsidRPr="00F53B11" w:rsidDel="00870ACD">
          <w:delInstrText xml:space="preserve"> SEQ Table \* ARABIC </w:delInstrText>
        </w:r>
        <w:r w:rsidR="00DC7FE8" w:rsidRPr="00F53B11" w:rsidDel="00870ACD">
          <w:fldChar w:fldCharType="separate"/>
        </w:r>
      </w:del>
      <w:del w:id="839" w:author="Annie Kraehe" w:date="2025-05-19T13:34:00Z" w16du:dateUtc="2025-05-19T04:04:00Z">
        <w:r w:rsidR="0087659B" w:rsidRPr="00F53B11" w:rsidDel="00642556">
          <w:delText>4</w:delText>
        </w:r>
      </w:del>
      <w:del w:id="840" w:author="Annie Kraehe" w:date="2025-05-23T16:35:00Z" w16du:dateUtc="2025-05-23T07:05:00Z">
        <w:r w:rsidR="00DC7FE8" w:rsidRPr="00F53B11" w:rsidDel="00870ACD">
          <w:fldChar w:fldCharType="end"/>
        </w:r>
        <w:bookmarkEnd w:id="836"/>
        <w:r w:rsidR="00DC7FE8" w:rsidRPr="00F53B11" w:rsidDel="00870ACD">
          <w:delText xml:space="preserve">. </w:delText>
        </w:r>
        <w:r w:rsidR="00DC7FE8" w:rsidRPr="00F53B11" w:rsidDel="00870ACD">
          <w:rPr>
            <w:b w:val="0"/>
            <w:bCs w:val="0"/>
          </w:rPr>
          <w:delText xml:space="preserve">External validation metrics for the </w:delText>
        </w:r>
        <w:r w:rsidR="00DC7FE8" w:rsidRPr="00F53B11" w:rsidDel="00870ACD">
          <w:rPr>
            <w:b w:val="0"/>
            <w:bCs w:val="0"/>
            <w:i/>
            <w:iCs/>
          </w:rPr>
          <w:delText>Leporillus apicalis</w:delText>
        </w:r>
        <w:r w:rsidR="00DC7FE8" w:rsidRPr="00F53B11" w:rsidDel="00870ACD">
          <w:rPr>
            <w:b w:val="0"/>
            <w:bCs w:val="0"/>
          </w:rPr>
          <w:delText xml:space="preserve"> and </w:delText>
        </w:r>
        <w:r w:rsidR="00DC7FE8" w:rsidRPr="00F53B11" w:rsidDel="00870ACD">
          <w:rPr>
            <w:b w:val="0"/>
            <w:bCs w:val="0"/>
            <w:i/>
            <w:iCs/>
          </w:rPr>
          <w:delText>Leporillus conditor</w:delText>
        </w:r>
        <w:r w:rsidR="00DC7FE8" w:rsidRPr="00F53B11" w:rsidDel="00870ACD">
          <w:rPr>
            <w:b w:val="0"/>
            <w:bCs w:val="0"/>
          </w:rPr>
          <w:delText xml:space="preserve"> species distribution models, based on 57 dated midden samples.</w:delText>
        </w:r>
      </w:del>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0"/>
        <w:gridCol w:w="2042"/>
        <w:gridCol w:w="2134"/>
      </w:tblGrid>
      <w:tr w:rsidR="00F53B11" w:rsidRPr="00F53B11" w:rsidDel="00870ACD" w14:paraId="5EC8ED31" w14:textId="70304830" w:rsidTr="00A0605F">
        <w:trPr>
          <w:trHeight w:val="288"/>
          <w:del w:id="841" w:author="Annie Kraehe" w:date="2025-05-23T16:35:00Z"/>
        </w:trPr>
        <w:tc>
          <w:tcPr>
            <w:tcW w:w="2687" w:type="pct"/>
            <w:tcBorders>
              <w:bottom w:val="single" w:sz="18" w:space="0" w:color="auto"/>
            </w:tcBorders>
            <w:noWrap/>
            <w:hideMark/>
          </w:tcPr>
          <w:p w14:paraId="2FF3160C" w14:textId="751936CC" w:rsidR="00774995" w:rsidRPr="00F53B11" w:rsidDel="00870ACD" w:rsidRDefault="00774995" w:rsidP="001E4115">
            <w:pPr>
              <w:spacing w:before="0" w:beforeAutospacing="0" w:after="0" w:afterAutospacing="0" w:line="480" w:lineRule="auto"/>
              <w:rPr>
                <w:del w:id="842" w:author="Annie Kraehe" w:date="2025-05-23T16:35:00Z" w16du:dateUtc="2025-05-23T07:05:00Z"/>
                <w:rFonts w:ascii="Aptos Narrow" w:hAnsi="Aptos Narrow"/>
                <w:b/>
                <w:bCs/>
              </w:rPr>
            </w:pPr>
            <w:del w:id="843" w:author="Annie Kraehe" w:date="2025-05-23T16:35:00Z" w16du:dateUtc="2025-05-23T07:05:00Z">
              <w:r w:rsidRPr="00F53B11" w:rsidDel="00870ACD">
                <w:rPr>
                  <w:rFonts w:ascii="Aptos Narrow" w:hAnsi="Aptos Narrow"/>
                  <w:b/>
                  <w:bCs/>
                </w:rPr>
                <w:delText>Metric</w:delText>
              </w:r>
            </w:del>
          </w:p>
        </w:tc>
        <w:tc>
          <w:tcPr>
            <w:tcW w:w="1131" w:type="pct"/>
            <w:tcBorders>
              <w:bottom w:val="single" w:sz="18" w:space="0" w:color="auto"/>
            </w:tcBorders>
            <w:noWrap/>
            <w:hideMark/>
          </w:tcPr>
          <w:p w14:paraId="1BA199F0" w14:textId="48D503B9" w:rsidR="00774995" w:rsidRPr="00F53B11" w:rsidDel="00870ACD" w:rsidRDefault="00774995" w:rsidP="001E4115">
            <w:pPr>
              <w:spacing w:before="0" w:beforeAutospacing="0" w:after="0" w:afterAutospacing="0" w:line="480" w:lineRule="auto"/>
              <w:rPr>
                <w:del w:id="844" w:author="Annie Kraehe" w:date="2025-05-23T16:35:00Z" w16du:dateUtc="2025-05-23T07:05:00Z"/>
                <w:rFonts w:ascii="Aptos Narrow" w:hAnsi="Aptos Narrow"/>
                <w:b/>
                <w:bCs/>
              </w:rPr>
            </w:pPr>
            <w:del w:id="845" w:author="Annie Kraehe" w:date="2025-05-23T16:35:00Z" w16du:dateUtc="2025-05-23T07:05:00Z">
              <w:r w:rsidRPr="00F53B11" w:rsidDel="00870ACD">
                <w:rPr>
                  <w:rFonts w:ascii="Aptos Narrow" w:hAnsi="Aptos Narrow"/>
                  <w:b/>
                  <w:bCs/>
                </w:rPr>
                <w:delText>L. apicalis</w:delText>
              </w:r>
            </w:del>
          </w:p>
        </w:tc>
        <w:tc>
          <w:tcPr>
            <w:tcW w:w="1182" w:type="pct"/>
            <w:tcBorders>
              <w:bottom w:val="single" w:sz="18" w:space="0" w:color="auto"/>
            </w:tcBorders>
            <w:noWrap/>
            <w:hideMark/>
          </w:tcPr>
          <w:p w14:paraId="219B52EC" w14:textId="2F872F59" w:rsidR="00774995" w:rsidRPr="00F53B11" w:rsidDel="00870ACD" w:rsidRDefault="00774995" w:rsidP="001E4115">
            <w:pPr>
              <w:spacing w:before="0" w:beforeAutospacing="0" w:after="0" w:afterAutospacing="0" w:line="480" w:lineRule="auto"/>
              <w:rPr>
                <w:del w:id="846" w:author="Annie Kraehe" w:date="2025-05-23T16:35:00Z" w16du:dateUtc="2025-05-23T07:05:00Z"/>
                <w:rFonts w:ascii="Aptos Narrow" w:hAnsi="Aptos Narrow"/>
                <w:b/>
                <w:bCs/>
              </w:rPr>
            </w:pPr>
            <w:del w:id="847" w:author="Annie Kraehe" w:date="2025-05-23T16:35:00Z" w16du:dateUtc="2025-05-23T07:05:00Z">
              <w:r w:rsidRPr="00F53B11" w:rsidDel="00870ACD">
                <w:rPr>
                  <w:rFonts w:ascii="Aptos Narrow" w:hAnsi="Aptos Narrow"/>
                  <w:b/>
                  <w:bCs/>
                </w:rPr>
                <w:delText>L. conditor</w:delText>
              </w:r>
            </w:del>
          </w:p>
        </w:tc>
      </w:tr>
      <w:tr w:rsidR="00F53B11" w:rsidRPr="00F53B11" w:rsidDel="00870ACD" w14:paraId="1B0BE858" w14:textId="0220C8D9" w:rsidTr="00A0605F">
        <w:trPr>
          <w:trHeight w:val="288"/>
          <w:del w:id="848" w:author="Annie Kraehe" w:date="2025-05-23T16:35:00Z"/>
        </w:trPr>
        <w:tc>
          <w:tcPr>
            <w:tcW w:w="2687" w:type="pct"/>
            <w:tcBorders>
              <w:top w:val="single" w:sz="18" w:space="0" w:color="auto"/>
            </w:tcBorders>
            <w:noWrap/>
            <w:hideMark/>
          </w:tcPr>
          <w:p w14:paraId="5D405940" w14:textId="63927D2B" w:rsidR="00774995" w:rsidRPr="00F53B11" w:rsidDel="00870ACD" w:rsidRDefault="00774995" w:rsidP="001E4115">
            <w:pPr>
              <w:spacing w:before="0" w:beforeAutospacing="0" w:after="0" w:afterAutospacing="0" w:line="480" w:lineRule="auto"/>
              <w:rPr>
                <w:del w:id="849" w:author="Annie Kraehe" w:date="2025-05-23T16:35:00Z" w16du:dateUtc="2025-05-23T07:05:00Z"/>
                <w:rFonts w:ascii="Aptos Narrow" w:hAnsi="Aptos Narrow"/>
              </w:rPr>
            </w:pPr>
            <w:del w:id="850" w:author="Annie Kraehe" w:date="2025-05-23T16:35:00Z" w16du:dateUtc="2025-05-23T07:05:00Z">
              <w:r w:rsidRPr="00F53B11" w:rsidDel="00870ACD">
                <w:rPr>
                  <w:rFonts w:ascii="Aptos Narrow" w:hAnsi="Aptos Narrow"/>
                </w:rPr>
                <w:delText>Optimal threshold (maxSSS)</w:delText>
              </w:r>
            </w:del>
          </w:p>
        </w:tc>
        <w:tc>
          <w:tcPr>
            <w:tcW w:w="1131" w:type="pct"/>
            <w:tcBorders>
              <w:top w:val="single" w:sz="18" w:space="0" w:color="auto"/>
            </w:tcBorders>
            <w:noWrap/>
            <w:hideMark/>
          </w:tcPr>
          <w:p w14:paraId="08ACCE09" w14:textId="68A0A13B" w:rsidR="00774995" w:rsidRPr="00F53B11" w:rsidDel="00870ACD" w:rsidRDefault="00774995" w:rsidP="001E4115">
            <w:pPr>
              <w:spacing w:before="0" w:beforeAutospacing="0" w:after="0" w:afterAutospacing="0" w:line="480" w:lineRule="auto"/>
              <w:jc w:val="right"/>
              <w:rPr>
                <w:del w:id="851" w:author="Annie Kraehe" w:date="2025-05-23T16:35:00Z" w16du:dateUtc="2025-05-23T07:05:00Z"/>
                <w:rFonts w:ascii="Aptos Narrow" w:hAnsi="Aptos Narrow"/>
              </w:rPr>
            </w:pPr>
            <w:del w:id="852" w:author="Annie Kraehe" w:date="2025-05-23T16:35:00Z" w16du:dateUtc="2025-05-23T07:05:00Z">
              <w:r w:rsidRPr="00F53B11" w:rsidDel="00870ACD">
                <w:rPr>
                  <w:rFonts w:ascii="Aptos Narrow" w:hAnsi="Aptos Narrow"/>
                </w:rPr>
                <w:delText>0.27</w:delText>
              </w:r>
            </w:del>
          </w:p>
        </w:tc>
        <w:tc>
          <w:tcPr>
            <w:tcW w:w="1182" w:type="pct"/>
            <w:tcBorders>
              <w:top w:val="single" w:sz="18" w:space="0" w:color="auto"/>
            </w:tcBorders>
            <w:noWrap/>
            <w:hideMark/>
          </w:tcPr>
          <w:p w14:paraId="6868E451" w14:textId="0A087944" w:rsidR="00774995" w:rsidRPr="00F53B11" w:rsidDel="00870ACD" w:rsidRDefault="00774995" w:rsidP="001E4115">
            <w:pPr>
              <w:spacing w:before="0" w:beforeAutospacing="0" w:after="0" w:afterAutospacing="0" w:line="480" w:lineRule="auto"/>
              <w:jc w:val="right"/>
              <w:rPr>
                <w:del w:id="853" w:author="Annie Kraehe" w:date="2025-05-23T16:35:00Z" w16du:dateUtc="2025-05-23T07:05:00Z"/>
                <w:rFonts w:ascii="Aptos Narrow" w:hAnsi="Aptos Narrow"/>
              </w:rPr>
            </w:pPr>
            <w:del w:id="854" w:author="Annie Kraehe" w:date="2025-05-23T16:35:00Z" w16du:dateUtc="2025-05-23T07:05:00Z">
              <w:r w:rsidRPr="00F53B11" w:rsidDel="00870ACD">
                <w:rPr>
                  <w:rFonts w:ascii="Aptos Narrow" w:hAnsi="Aptos Narrow"/>
                </w:rPr>
                <w:delText>0.2</w:delText>
              </w:r>
            </w:del>
          </w:p>
        </w:tc>
      </w:tr>
      <w:tr w:rsidR="00F53B11" w:rsidRPr="00F53B11" w:rsidDel="00870ACD" w14:paraId="1A2FA0DE" w14:textId="26331519" w:rsidTr="00A0605F">
        <w:trPr>
          <w:trHeight w:val="288"/>
          <w:del w:id="855" w:author="Annie Kraehe" w:date="2025-05-23T16:35:00Z"/>
        </w:trPr>
        <w:tc>
          <w:tcPr>
            <w:tcW w:w="2687" w:type="pct"/>
            <w:noWrap/>
            <w:hideMark/>
          </w:tcPr>
          <w:p w14:paraId="32DD478B" w14:textId="4951DBD4" w:rsidR="00774995" w:rsidRPr="00F53B11" w:rsidDel="00870ACD" w:rsidRDefault="00774995" w:rsidP="001E4115">
            <w:pPr>
              <w:spacing w:before="0" w:beforeAutospacing="0" w:after="0" w:afterAutospacing="0" w:line="480" w:lineRule="auto"/>
              <w:rPr>
                <w:del w:id="856" w:author="Annie Kraehe" w:date="2025-05-23T16:35:00Z" w16du:dateUtc="2025-05-23T07:05:00Z"/>
                <w:rFonts w:ascii="Aptos Narrow" w:hAnsi="Aptos Narrow"/>
              </w:rPr>
            </w:pPr>
            <w:del w:id="857" w:author="Annie Kraehe" w:date="2025-05-23T16:35:00Z" w16du:dateUtc="2025-05-23T07:05:00Z">
              <w:r w:rsidRPr="00F53B11" w:rsidDel="00870ACD">
                <w:rPr>
                  <w:rFonts w:ascii="Aptos Narrow" w:hAnsi="Aptos Narrow"/>
                </w:rPr>
                <w:delText>True Skill Statistic (TSS)</w:delText>
              </w:r>
            </w:del>
          </w:p>
        </w:tc>
        <w:tc>
          <w:tcPr>
            <w:tcW w:w="1131" w:type="pct"/>
            <w:noWrap/>
            <w:hideMark/>
          </w:tcPr>
          <w:p w14:paraId="6E0E7596" w14:textId="7FC2311B" w:rsidR="00774995" w:rsidRPr="00F53B11" w:rsidDel="00870ACD" w:rsidRDefault="00774995" w:rsidP="001E4115">
            <w:pPr>
              <w:spacing w:before="0" w:beforeAutospacing="0" w:after="0" w:afterAutospacing="0" w:line="480" w:lineRule="auto"/>
              <w:jc w:val="right"/>
              <w:rPr>
                <w:del w:id="858" w:author="Annie Kraehe" w:date="2025-05-23T16:35:00Z" w16du:dateUtc="2025-05-23T07:05:00Z"/>
                <w:rFonts w:ascii="Aptos Narrow" w:hAnsi="Aptos Narrow"/>
              </w:rPr>
            </w:pPr>
            <w:del w:id="859" w:author="Annie Kraehe" w:date="2025-05-23T16:35:00Z" w16du:dateUtc="2025-05-23T07:05:00Z">
              <w:r w:rsidRPr="00F53B11" w:rsidDel="00870ACD">
                <w:rPr>
                  <w:rFonts w:ascii="Aptos Narrow" w:hAnsi="Aptos Narrow"/>
                </w:rPr>
                <w:delText>0.45</w:delText>
              </w:r>
            </w:del>
          </w:p>
        </w:tc>
        <w:tc>
          <w:tcPr>
            <w:tcW w:w="1182" w:type="pct"/>
            <w:noWrap/>
            <w:hideMark/>
          </w:tcPr>
          <w:p w14:paraId="3BC1F062" w14:textId="333C2A64" w:rsidR="00774995" w:rsidRPr="00F53B11" w:rsidDel="00870ACD" w:rsidRDefault="00774995" w:rsidP="001E4115">
            <w:pPr>
              <w:spacing w:before="0" w:beforeAutospacing="0" w:after="0" w:afterAutospacing="0" w:line="480" w:lineRule="auto"/>
              <w:jc w:val="right"/>
              <w:rPr>
                <w:del w:id="860" w:author="Annie Kraehe" w:date="2025-05-23T16:35:00Z" w16du:dateUtc="2025-05-23T07:05:00Z"/>
                <w:rFonts w:ascii="Aptos Narrow" w:hAnsi="Aptos Narrow"/>
              </w:rPr>
            </w:pPr>
            <w:del w:id="861" w:author="Annie Kraehe" w:date="2025-05-23T16:35:00Z" w16du:dateUtc="2025-05-23T07:05:00Z">
              <w:r w:rsidRPr="00F53B11" w:rsidDel="00870ACD">
                <w:rPr>
                  <w:rFonts w:ascii="Aptos Narrow" w:hAnsi="Aptos Narrow"/>
                </w:rPr>
                <w:delText>0.38</w:delText>
              </w:r>
            </w:del>
          </w:p>
        </w:tc>
      </w:tr>
      <w:tr w:rsidR="00F53B11" w:rsidRPr="00F53B11" w:rsidDel="00870ACD" w14:paraId="357339EC" w14:textId="33969BF6" w:rsidTr="00A0605F">
        <w:trPr>
          <w:trHeight w:val="288"/>
          <w:del w:id="862" w:author="Annie Kraehe" w:date="2025-05-23T16:35:00Z"/>
        </w:trPr>
        <w:tc>
          <w:tcPr>
            <w:tcW w:w="2687" w:type="pct"/>
            <w:noWrap/>
            <w:hideMark/>
          </w:tcPr>
          <w:p w14:paraId="303B2025" w14:textId="4298501E" w:rsidR="00774995" w:rsidRPr="00F53B11" w:rsidDel="00870ACD" w:rsidRDefault="00774995" w:rsidP="001E4115">
            <w:pPr>
              <w:spacing w:before="0" w:beforeAutospacing="0" w:after="0" w:afterAutospacing="0" w:line="480" w:lineRule="auto"/>
              <w:rPr>
                <w:del w:id="863" w:author="Annie Kraehe" w:date="2025-05-23T16:35:00Z" w16du:dateUtc="2025-05-23T07:05:00Z"/>
                <w:rFonts w:ascii="Aptos Narrow" w:hAnsi="Aptos Narrow"/>
              </w:rPr>
            </w:pPr>
            <w:del w:id="864" w:author="Annie Kraehe" w:date="2025-05-23T16:35:00Z" w16du:dateUtc="2025-05-23T07:05:00Z">
              <w:r w:rsidRPr="00F53B11" w:rsidDel="00870ACD">
                <w:rPr>
                  <w:rFonts w:ascii="Aptos Narrow" w:hAnsi="Aptos Narrow"/>
                </w:rPr>
                <w:delText>Sorensen index</w:delText>
              </w:r>
            </w:del>
          </w:p>
        </w:tc>
        <w:tc>
          <w:tcPr>
            <w:tcW w:w="1131" w:type="pct"/>
            <w:noWrap/>
            <w:hideMark/>
          </w:tcPr>
          <w:p w14:paraId="674CE775" w14:textId="71E1D8AC" w:rsidR="00774995" w:rsidRPr="00F53B11" w:rsidDel="00870ACD" w:rsidRDefault="00774995" w:rsidP="001E4115">
            <w:pPr>
              <w:spacing w:before="0" w:beforeAutospacing="0" w:after="0" w:afterAutospacing="0" w:line="480" w:lineRule="auto"/>
              <w:jc w:val="right"/>
              <w:rPr>
                <w:del w:id="865" w:author="Annie Kraehe" w:date="2025-05-23T16:35:00Z" w16du:dateUtc="2025-05-23T07:05:00Z"/>
                <w:rFonts w:ascii="Aptos Narrow" w:hAnsi="Aptos Narrow"/>
              </w:rPr>
            </w:pPr>
            <w:del w:id="866" w:author="Annie Kraehe" w:date="2025-05-23T16:35:00Z" w16du:dateUtc="2025-05-23T07:05:00Z">
              <w:r w:rsidRPr="00F53B11" w:rsidDel="00870ACD">
                <w:rPr>
                  <w:rFonts w:ascii="Aptos Narrow" w:hAnsi="Aptos Narrow"/>
                </w:rPr>
                <w:delText>0.48</w:delText>
              </w:r>
            </w:del>
          </w:p>
        </w:tc>
        <w:tc>
          <w:tcPr>
            <w:tcW w:w="1182" w:type="pct"/>
            <w:noWrap/>
            <w:hideMark/>
          </w:tcPr>
          <w:p w14:paraId="0C58604E" w14:textId="06778E31" w:rsidR="00774995" w:rsidRPr="00F53B11" w:rsidDel="00870ACD" w:rsidRDefault="00774995" w:rsidP="001E4115">
            <w:pPr>
              <w:spacing w:before="0" w:beforeAutospacing="0" w:after="0" w:afterAutospacing="0" w:line="480" w:lineRule="auto"/>
              <w:jc w:val="right"/>
              <w:rPr>
                <w:del w:id="867" w:author="Annie Kraehe" w:date="2025-05-23T16:35:00Z" w16du:dateUtc="2025-05-23T07:05:00Z"/>
                <w:rFonts w:ascii="Aptos Narrow" w:hAnsi="Aptos Narrow"/>
              </w:rPr>
            </w:pPr>
            <w:del w:id="868" w:author="Annie Kraehe" w:date="2025-05-23T16:35:00Z" w16du:dateUtc="2025-05-23T07:05:00Z">
              <w:r w:rsidRPr="00F53B11" w:rsidDel="00870ACD">
                <w:rPr>
                  <w:rFonts w:ascii="Aptos Narrow" w:hAnsi="Aptos Narrow"/>
                </w:rPr>
                <w:delText>0.41</w:delText>
              </w:r>
            </w:del>
          </w:p>
        </w:tc>
      </w:tr>
      <w:tr w:rsidR="0025536B" w:rsidRPr="00F53B11" w:rsidDel="00870ACD" w14:paraId="1AC84ECE" w14:textId="2D229CE1" w:rsidTr="00A0605F">
        <w:trPr>
          <w:trHeight w:val="288"/>
          <w:del w:id="869" w:author="Annie Kraehe" w:date="2025-05-23T16:35:00Z"/>
        </w:trPr>
        <w:tc>
          <w:tcPr>
            <w:tcW w:w="2687" w:type="pct"/>
            <w:tcBorders>
              <w:bottom w:val="single" w:sz="12" w:space="0" w:color="auto"/>
            </w:tcBorders>
            <w:noWrap/>
            <w:hideMark/>
          </w:tcPr>
          <w:p w14:paraId="2081E54F" w14:textId="30AF40BD" w:rsidR="00774995" w:rsidRPr="00F53B11" w:rsidDel="00870ACD" w:rsidRDefault="00774995" w:rsidP="001E4115">
            <w:pPr>
              <w:spacing w:before="0" w:beforeAutospacing="0" w:after="0" w:afterAutospacing="0" w:line="480" w:lineRule="auto"/>
              <w:rPr>
                <w:del w:id="870" w:author="Annie Kraehe" w:date="2025-05-23T16:35:00Z" w16du:dateUtc="2025-05-23T07:05:00Z"/>
                <w:rFonts w:ascii="Aptos Narrow" w:hAnsi="Aptos Narrow"/>
              </w:rPr>
            </w:pPr>
            <w:del w:id="871" w:author="Annie Kraehe" w:date="2025-05-23T16:35:00Z" w16du:dateUtc="2025-05-23T07:05:00Z">
              <w:r w:rsidRPr="00F53B11" w:rsidDel="00870ACD">
                <w:rPr>
                  <w:rFonts w:ascii="Aptos Narrow" w:hAnsi="Aptos Narrow"/>
                </w:rPr>
                <w:delText>F</w:delText>
              </w:r>
              <w:r w:rsidRPr="00F53B11" w:rsidDel="00870ACD">
                <w:rPr>
                  <w:rFonts w:ascii="Aptos Narrow" w:hAnsi="Aptos Narrow"/>
                  <w:vertAlign w:val="subscript"/>
                </w:rPr>
                <w:delText>2</w:delText>
              </w:r>
              <w:r w:rsidRPr="00F53B11" w:rsidDel="00870ACD">
                <w:rPr>
                  <w:rFonts w:ascii="Aptos Narrow" w:hAnsi="Aptos Narrow"/>
                </w:rPr>
                <w:delText xml:space="preserve"> score</w:delText>
              </w:r>
            </w:del>
          </w:p>
        </w:tc>
        <w:tc>
          <w:tcPr>
            <w:tcW w:w="1131" w:type="pct"/>
            <w:tcBorders>
              <w:bottom w:val="single" w:sz="12" w:space="0" w:color="auto"/>
            </w:tcBorders>
            <w:noWrap/>
            <w:hideMark/>
          </w:tcPr>
          <w:p w14:paraId="3246C19F" w14:textId="726D710C" w:rsidR="00774995" w:rsidRPr="00F53B11" w:rsidDel="00870ACD" w:rsidRDefault="00774995" w:rsidP="001E4115">
            <w:pPr>
              <w:spacing w:before="0" w:beforeAutospacing="0" w:after="0" w:afterAutospacing="0" w:line="480" w:lineRule="auto"/>
              <w:jc w:val="right"/>
              <w:rPr>
                <w:del w:id="872" w:author="Annie Kraehe" w:date="2025-05-23T16:35:00Z" w16du:dateUtc="2025-05-23T07:05:00Z"/>
                <w:rFonts w:ascii="Aptos Narrow" w:hAnsi="Aptos Narrow"/>
              </w:rPr>
            </w:pPr>
            <w:del w:id="873" w:author="Annie Kraehe" w:date="2025-05-23T16:35:00Z" w16du:dateUtc="2025-05-23T07:05:00Z">
              <w:r w:rsidRPr="00F53B11" w:rsidDel="00870ACD">
                <w:rPr>
                  <w:rFonts w:ascii="Aptos Narrow" w:hAnsi="Aptos Narrow"/>
                </w:rPr>
                <w:delText>0.56</w:delText>
              </w:r>
            </w:del>
          </w:p>
        </w:tc>
        <w:tc>
          <w:tcPr>
            <w:tcW w:w="1182" w:type="pct"/>
            <w:tcBorders>
              <w:bottom w:val="single" w:sz="12" w:space="0" w:color="auto"/>
            </w:tcBorders>
            <w:noWrap/>
            <w:hideMark/>
          </w:tcPr>
          <w:p w14:paraId="5F7EB3E5" w14:textId="13B54B9E" w:rsidR="00774995" w:rsidRPr="00F53B11" w:rsidDel="00870ACD" w:rsidRDefault="00774995" w:rsidP="001E4115">
            <w:pPr>
              <w:spacing w:before="0" w:beforeAutospacing="0" w:after="0" w:afterAutospacing="0" w:line="480" w:lineRule="auto"/>
              <w:jc w:val="right"/>
              <w:rPr>
                <w:del w:id="874" w:author="Annie Kraehe" w:date="2025-05-23T16:35:00Z" w16du:dateUtc="2025-05-23T07:05:00Z"/>
                <w:rFonts w:ascii="Aptos Narrow" w:hAnsi="Aptos Narrow"/>
              </w:rPr>
            </w:pPr>
            <w:del w:id="875" w:author="Annie Kraehe" w:date="2025-05-23T16:35:00Z" w16du:dateUtc="2025-05-23T07:05:00Z">
              <w:r w:rsidRPr="00F53B11" w:rsidDel="00870ACD">
                <w:rPr>
                  <w:rFonts w:ascii="Aptos Narrow" w:hAnsi="Aptos Narrow"/>
                </w:rPr>
                <w:delText>0.53</w:delText>
              </w:r>
            </w:del>
          </w:p>
        </w:tc>
      </w:tr>
    </w:tbl>
    <w:p w14:paraId="51550DE0" w14:textId="2DE145F6" w:rsidR="00A0605F" w:rsidRPr="00F53B11" w:rsidDel="00F53B11" w:rsidRDefault="00A0605F" w:rsidP="001E4115">
      <w:pPr>
        <w:spacing w:line="480" w:lineRule="auto"/>
        <w:rPr>
          <w:del w:id="876" w:author="Annie Kraehe" w:date="2025-05-19T17:08:00Z" w16du:dateUtc="2025-05-19T07:38:00Z"/>
          <w:b/>
          <w:bCs/>
        </w:rPr>
      </w:pPr>
    </w:p>
    <w:p w14:paraId="2C33E105" w14:textId="23E92B39" w:rsidR="00774995" w:rsidRPr="00F53B11" w:rsidDel="00870ACD" w:rsidRDefault="00774995" w:rsidP="001E4115">
      <w:pPr>
        <w:spacing w:line="480" w:lineRule="auto"/>
        <w:rPr>
          <w:del w:id="877" w:author="Annie Kraehe" w:date="2025-05-23T16:35:00Z" w16du:dateUtc="2025-05-23T07:05:00Z"/>
        </w:rPr>
      </w:pPr>
    </w:p>
    <w:p w14:paraId="66AC7A89" w14:textId="55194696" w:rsidR="00DC7FE8" w:rsidRPr="00F53B11" w:rsidDel="00870ACD" w:rsidRDefault="00F218DF" w:rsidP="001E4115">
      <w:pPr>
        <w:pStyle w:val="Caption"/>
        <w:keepNext/>
        <w:spacing w:line="480" w:lineRule="auto"/>
        <w:rPr>
          <w:del w:id="878" w:author="Annie Kraehe" w:date="2025-05-23T16:36:00Z" w16du:dateUtc="2025-05-23T07:06:00Z"/>
        </w:rPr>
      </w:pPr>
      <w:bookmarkStart w:id="879" w:name="_Ref198056648"/>
      <w:del w:id="880" w:author="Annie Kraehe" w:date="2025-05-23T16:36:00Z" w16du:dateUtc="2025-05-23T07:06:00Z">
        <w:r w:rsidRPr="00F53B11" w:rsidDel="00870ACD">
          <w:rPr>
            <w:rPrChange w:id="881" w:author="Annie Kraehe" w:date="2025-05-19T17:04:00Z" w16du:dateUtc="2025-05-19T07:34:00Z">
              <w:rPr>
                <w:color w:val="FF0000"/>
              </w:rPr>
            </w:rPrChange>
          </w:rPr>
          <w:delText>Table</w:delText>
        </w:r>
        <w:r w:rsidR="00DC7FE8" w:rsidRPr="00F53B11" w:rsidDel="00870ACD">
          <w:delText xml:space="preserve"> </w:delText>
        </w:r>
        <w:r w:rsidR="00DC7FE8" w:rsidRPr="00F53B11" w:rsidDel="00870ACD">
          <w:fldChar w:fldCharType="begin"/>
        </w:r>
        <w:r w:rsidR="00DC7FE8" w:rsidRPr="00F53B11" w:rsidDel="00870ACD">
          <w:delInstrText xml:space="preserve"> SEQ Table \* ARABIC </w:delInstrText>
        </w:r>
        <w:r w:rsidR="00DC7FE8" w:rsidRPr="00F53B11" w:rsidDel="00870ACD">
          <w:fldChar w:fldCharType="separate"/>
        </w:r>
      </w:del>
      <w:del w:id="882" w:author="Annie Kraehe" w:date="2025-05-19T13:34:00Z" w16du:dateUtc="2025-05-19T04:04:00Z">
        <w:r w:rsidR="0087659B" w:rsidRPr="00F53B11" w:rsidDel="00642556">
          <w:delText>5</w:delText>
        </w:r>
      </w:del>
      <w:del w:id="883" w:author="Annie Kraehe" w:date="2025-05-23T16:36:00Z" w16du:dateUtc="2025-05-23T07:06:00Z">
        <w:r w:rsidR="00DC7FE8" w:rsidRPr="00F53B11" w:rsidDel="00870ACD">
          <w:fldChar w:fldCharType="end"/>
        </w:r>
        <w:bookmarkEnd w:id="879"/>
        <w:r w:rsidR="00DC7FE8" w:rsidRPr="00F53B11" w:rsidDel="00870ACD">
          <w:delText xml:space="preserve">. </w:delText>
        </w:r>
        <w:r w:rsidR="00DC7FE8" w:rsidRPr="00F53B11" w:rsidDel="00870ACD">
          <w:rPr>
            <w:b w:val="0"/>
            <w:bCs w:val="0"/>
          </w:rPr>
          <w:delText xml:space="preserve">Summary of suitability-weighted centroid movement for </w:delText>
        </w:r>
        <w:r w:rsidR="00DC7FE8" w:rsidRPr="00F53B11" w:rsidDel="00870ACD">
          <w:rPr>
            <w:b w:val="0"/>
            <w:bCs w:val="0"/>
            <w:i/>
            <w:iCs/>
          </w:rPr>
          <w:delText>Leporillus apicalis</w:delText>
        </w:r>
        <w:r w:rsidR="00DC7FE8" w:rsidRPr="00F53B11" w:rsidDel="00870ACD">
          <w:rPr>
            <w:b w:val="0"/>
            <w:bCs w:val="0"/>
          </w:rPr>
          <w:delText xml:space="preserve"> and </w:delText>
        </w:r>
        <w:r w:rsidR="00DC7FE8" w:rsidRPr="00F53B11" w:rsidDel="00870ACD">
          <w:rPr>
            <w:b w:val="0"/>
            <w:bCs w:val="0"/>
            <w:i/>
            <w:iCs/>
          </w:rPr>
          <w:delText>L. conditor</w:delText>
        </w:r>
        <w:r w:rsidR="00DC7FE8" w:rsidRPr="00F53B11" w:rsidDel="00870ACD">
          <w:rPr>
            <w:b w:val="0"/>
            <w:bCs w:val="0"/>
          </w:rPr>
          <w:delText xml:space="preserve"> over the past 40,000 years, including total displacement, average rate of movement, and net directional bearing.</w:delText>
        </w:r>
      </w:del>
    </w:p>
    <w:tbl>
      <w:tblPr>
        <w:tblW w:w="4790" w:type="pct"/>
        <w:tblLayout w:type="fixed"/>
        <w:tblLook w:val="04A0" w:firstRow="1" w:lastRow="0" w:firstColumn="1" w:lastColumn="0" w:noHBand="0" w:noVBand="1"/>
      </w:tblPr>
      <w:tblGrid>
        <w:gridCol w:w="1487"/>
        <w:gridCol w:w="1240"/>
        <w:gridCol w:w="2515"/>
        <w:gridCol w:w="1989"/>
        <w:gridCol w:w="1416"/>
      </w:tblGrid>
      <w:tr w:rsidR="00F53B11" w:rsidRPr="00F53B11" w:rsidDel="00870ACD" w14:paraId="6A92B5D4" w14:textId="72B7050C" w:rsidTr="00DC7FE8">
        <w:trPr>
          <w:trHeight w:val="288"/>
          <w:del w:id="884" w:author="Annie Kraehe" w:date="2025-05-23T16:36:00Z"/>
        </w:trPr>
        <w:tc>
          <w:tcPr>
            <w:tcW w:w="860" w:type="pct"/>
            <w:tcBorders>
              <w:top w:val="nil"/>
              <w:left w:val="nil"/>
              <w:bottom w:val="single" w:sz="12" w:space="0" w:color="auto"/>
              <w:right w:val="nil"/>
            </w:tcBorders>
            <w:shd w:val="clear" w:color="auto" w:fill="auto"/>
            <w:noWrap/>
            <w:vAlign w:val="bottom"/>
            <w:hideMark/>
          </w:tcPr>
          <w:p w14:paraId="27389B54" w14:textId="6B87EA8B" w:rsidR="005A5320" w:rsidRPr="00F53B11" w:rsidDel="00870ACD" w:rsidRDefault="005A5320" w:rsidP="001E4115">
            <w:pPr>
              <w:spacing w:before="0" w:beforeAutospacing="0" w:after="0" w:afterAutospacing="0" w:line="480" w:lineRule="auto"/>
              <w:rPr>
                <w:del w:id="885" w:author="Annie Kraehe" w:date="2025-05-23T16:36:00Z" w16du:dateUtc="2025-05-23T07:06:00Z"/>
                <w:rFonts w:ascii="Aptos Narrow" w:hAnsi="Aptos Narrow"/>
                <w:b/>
                <w:bCs/>
                <w:rPrChange w:id="886" w:author="Annie Kraehe" w:date="2025-05-19T17:04:00Z" w16du:dateUtc="2025-05-19T07:34:00Z">
                  <w:rPr>
                    <w:del w:id="887" w:author="Annie Kraehe" w:date="2025-05-23T16:36:00Z" w16du:dateUtc="2025-05-23T07:06:00Z"/>
                    <w:rFonts w:ascii="Aptos Narrow" w:hAnsi="Aptos Narrow"/>
                    <w:b/>
                    <w:bCs/>
                    <w:color w:val="000000"/>
                  </w:rPr>
                </w:rPrChange>
              </w:rPr>
            </w:pPr>
            <w:del w:id="888" w:author="Annie Kraehe" w:date="2025-05-23T16:36:00Z" w16du:dateUtc="2025-05-23T07:06:00Z">
              <w:r w:rsidRPr="00F53B11" w:rsidDel="00870ACD">
                <w:rPr>
                  <w:rFonts w:ascii="Aptos Narrow" w:hAnsi="Aptos Narrow"/>
                  <w:b/>
                  <w:bCs/>
                  <w:rPrChange w:id="889" w:author="Annie Kraehe" w:date="2025-05-19T17:04:00Z" w16du:dateUtc="2025-05-19T07:34:00Z">
                    <w:rPr>
                      <w:rFonts w:ascii="Aptos Narrow" w:hAnsi="Aptos Narrow"/>
                      <w:b/>
                      <w:bCs/>
                      <w:color w:val="000000"/>
                    </w:rPr>
                  </w:rPrChange>
                </w:rPr>
                <w:delText>Species</w:delText>
              </w:r>
            </w:del>
          </w:p>
        </w:tc>
        <w:tc>
          <w:tcPr>
            <w:tcW w:w="717" w:type="pct"/>
            <w:tcBorders>
              <w:top w:val="nil"/>
              <w:left w:val="nil"/>
              <w:bottom w:val="single" w:sz="12" w:space="0" w:color="auto"/>
              <w:right w:val="nil"/>
            </w:tcBorders>
            <w:shd w:val="clear" w:color="auto" w:fill="auto"/>
            <w:noWrap/>
            <w:vAlign w:val="bottom"/>
            <w:hideMark/>
          </w:tcPr>
          <w:p w14:paraId="41ABA3B5" w14:textId="57C41E60" w:rsidR="005A5320" w:rsidRPr="00F53B11" w:rsidDel="00870ACD" w:rsidRDefault="005A5320" w:rsidP="001E4115">
            <w:pPr>
              <w:spacing w:before="0" w:beforeAutospacing="0" w:after="0" w:afterAutospacing="0" w:line="480" w:lineRule="auto"/>
              <w:rPr>
                <w:del w:id="890" w:author="Annie Kraehe" w:date="2025-05-23T16:36:00Z" w16du:dateUtc="2025-05-23T07:06:00Z"/>
                <w:rFonts w:ascii="Aptos Narrow" w:hAnsi="Aptos Narrow"/>
                <w:b/>
                <w:bCs/>
                <w:rPrChange w:id="891" w:author="Annie Kraehe" w:date="2025-05-19T17:04:00Z" w16du:dateUtc="2025-05-19T07:34:00Z">
                  <w:rPr>
                    <w:del w:id="892" w:author="Annie Kraehe" w:date="2025-05-23T16:36:00Z" w16du:dateUtc="2025-05-23T07:06:00Z"/>
                    <w:rFonts w:ascii="Aptos Narrow" w:hAnsi="Aptos Narrow"/>
                    <w:b/>
                    <w:bCs/>
                    <w:color w:val="000000"/>
                  </w:rPr>
                </w:rPrChange>
              </w:rPr>
            </w:pPr>
            <w:del w:id="893" w:author="Annie Kraehe" w:date="2025-05-23T16:36:00Z" w16du:dateUtc="2025-05-23T07:06:00Z">
              <w:r w:rsidRPr="00F53B11" w:rsidDel="00870ACD">
                <w:rPr>
                  <w:rFonts w:ascii="Aptos Narrow" w:hAnsi="Aptos Narrow"/>
                  <w:b/>
                  <w:bCs/>
                  <w:rPrChange w:id="894" w:author="Annie Kraehe" w:date="2025-05-19T17:04:00Z" w16du:dateUtc="2025-05-19T07:34:00Z">
                    <w:rPr>
                      <w:rFonts w:ascii="Aptos Narrow" w:hAnsi="Aptos Narrow"/>
                      <w:b/>
                      <w:bCs/>
                      <w:color w:val="000000"/>
                    </w:rPr>
                  </w:rPrChange>
                </w:rPr>
                <w:delText>Total Shift (km)</w:delText>
              </w:r>
            </w:del>
          </w:p>
        </w:tc>
        <w:tc>
          <w:tcPr>
            <w:tcW w:w="1454" w:type="pct"/>
            <w:tcBorders>
              <w:top w:val="nil"/>
              <w:left w:val="nil"/>
              <w:bottom w:val="single" w:sz="12" w:space="0" w:color="auto"/>
              <w:right w:val="nil"/>
            </w:tcBorders>
            <w:shd w:val="clear" w:color="auto" w:fill="auto"/>
            <w:noWrap/>
            <w:vAlign w:val="bottom"/>
            <w:hideMark/>
          </w:tcPr>
          <w:p w14:paraId="70B42773" w14:textId="171055E2" w:rsidR="005A5320" w:rsidRPr="00F53B11" w:rsidDel="00870ACD" w:rsidRDefault="005A5320" w:rsidP="001E4115">
            <w:pPr>
              <w:spacing w:before="0" w:beforeAutospacing="0" w:after="0" w:afterAutospacing="0" w:line="480" w:lineRule="auto"/>
              <w:rPr>
                <w:del w:id="895" w:author="Annie Kraehe" w:date="2025-05-23T16:36:00Z" w16du:dateUtc="2025-05-23T07:06:00Z"/>
                <w:rFonts w:ascii="Aptos Narrow" w:hAnsi="Aptos Narrow"/>
                <w:b/>
                <w:bCs/>
                <w:rPrChange w:id="896" w:author="Annie Kraehe" w:date="2025-05-19T17:04:00Z" w16du:dateUtc="2025-05-19T07:34:00Z">
                  <w:rPr>
                    <w:del w:id="897" w:author="Annie Kraehe" w:date="2025-05-23T16:36:00Z" w16du:dateUtc="2025-05-23T07:06:00Z"/>
                    <w:rFonts w:ascii="Aptos Narrow" w:hAnsi="Aptos Narrow"/>
                    <w:b/>
                    <w:bCs/>
                    <w:color w:val="000000"/>
                  </w:rPr>
                </w:rPrChange>
              </w:rPr>
            </w:pPr>
            <w:del w:id="898" w:author="Annie Kraehe" w:date="2025-05-23T16:36:00Z" w16du:dateUtc="2025-05-23T07:06:00Z">
              <w:r w:rsidRPr="00F53B11" w:rsidDel="00870ACD">
                <w:rPr>
                  <w:rFonts w:ascii="Aptos Narrow" w:hAnsi="Aptos Narrow"/>
                  <w:b/>
                  <w:bCs/>
                  <w:rPrChange w:id="899" w:author="Annie Kraehe" w:date="2025-05-19T17:04:00Z" w16du:dateUtc="2025-05-19T07:34:00Z">
                    <w:rPr>
                      <w:rFonts w:ascii="Aptos Narrow" w:hAnsi="Aptos Narrow"/>
                      <w:b/>
                      <w:bCs/>
                      <w:color w:val="000000"/>
                    </w:rPr>
                  </w:rPrChange>
                </w:rPr>
                <w:delText>Average Shift per 1,000 years (km)</w:delText>
              </w:r>
            </w:del>
          </w:p>
        </w:tc>
        <w:tc>
          <w:tcPr>
            <w:tcW w:w="1150" w:type="pct"/>
            <w:tcBorders>
              <w:top w:val="nil"/>
              <w:left w:val="nil"/>
              <w:bottom w:val="single" w:sz="12" w:space="0" w:color="auto"/>
              <w:right w:val="nil"/>
            </w:tcBorders>
            <w:shd w:val="clear" w:color="auto" w:fill="auto"/>
            <w:noWrap/>
            <w:vAlign w:val="bottom"/>
            <w:hideMark/>
          </w:tcPr>
          <w:p w14:paraId="4A5A58AB" w14:textId="7D26E6E7" w:rsidR="005A5320" w:rsidRPr="00F53B11" w:rsidDel="00870ACD" w:rsidRDefault="005A5320" w:rsidP="001E4115">
            <w:pPr>
              <w:spacing w:before="0" w:beforeAutospacing="0" w:after="0" w:afterAutospacing="0" w:line="480" w:lineRule="auto"/>
              <w:rPr>
                <w:del w:id="900" w:author="Annie Kraehe" w:date="2025-05-23T16:36:00Z" w16du:dateUtc="2025-05-23T07:06:00Z"/>
                <w:rFonts w:ascii="Aptos Narrow" w:hAnsi="Aptos Narrow"/>
                <w:b/>
                <w:bCs/>
                <w:rPrChange w:id="901" w:author="Annie Kraehe" w:date="2025-05-19T17:04:00Z" w16du:dateUtc="2025-05-19T07:34:00Z">
                  <w:rPr>
                    <w:del w:id="902" w:author="Annie Kraehe" w:date="2025-05-23T16:36:00Z" w16du:dateUtc="2025-05-23T07:06:00Z"/>
                    <w:rFonts w:ascii="Aptos Narrow" w:hAnsi="Aptos Narrow"/>
                    <w:b/>
                    <w:bCs/>
                    <w:color w:val="000000"/>
                  </w:rPr>
                </w:rPrChange>
              </w:rPr>
            </w:pPr>
            <w:del w:id="903" w:author="Annie Kraehe" w:date="2025-05-23T16:36:00Z" w16du:dateUtc="2025-05-23T07:06:00Z">
              <w:r w:rsidRPr="00F53B11" w:rsidDel="00870ACD">
                <w:rPr>
                  <w:rFonts w:ascii="Aptos Narrow" w:hAnsi="Aptos Narrow"/>
                  <w:b/>
                  <w:bCs/>
                  <w:rPrChange w:id="904" w:author="Annie Kraehe" w:date="2025-05-19T17:04:00Z" w16du:dateUtc="2025-05-19T07:34:00Z">
                    <w:rPr>
                      <w:rFonts w:ascii="Aptos Narrow" w:hAnsi="Aptos Narrow"/>
                      <w:b/>
                      <w:bCs/>
                      <w:color w:val="000000"/>
                    </w:rPr>
                  </w:rPrChange>
                </w:rPr>
                <w:delText>Net Direction (Azimuth Â°)</w:delText>
              </w:r>
            </w:del>
          </w:p>
        </w:tc>
        <w:tc>
          <w:tcPr>
            <w:tcW w:w="819" w:type="pct"/>
            <w:tcBorders>
              <w:top w:val="nil"/>
              <w:left w:val="nil"/>
              <w:bottom w:val="nil"/>
              <w:right w:val="nil"/>
            </w:tcBorders>
            <w:shd w:val="clear" w:color="auto" w:fill="auto"/>
            <w:noWrap/>
            <w:vAlign w:val="bottom"/>
            <w:hideMark/>
          </w:tcPr>
          <w:p w14:paraId="42849237" w14:textId="23EDBEA2" w:rsidR="005A5320" w:rsidRPr="00F53B11" w:rsidDel="00870ACD" w:rsidRDefault="005A5320" w:rsidP="001E4115">
            <w:pPr>
              <w:spacing w:before="0" w:beforeAutospacing="0" w:after="0" w:afterAutospacing="0" w:line="480" w:lineRule="auto"/>
              <w:rPr>
                <w:del w:id="905" w:author="Annie Kraehe" w:date="2025-05-23T16:36:00Z" w16du:dateUtc="2025-05-23T07:06:00Z"/>
                <w:rFonts w:ascii="Aptos Narrow" w:hAnsi="Aptos Narrow"/>
                <w:b/>
                <w:bCs/>
                <w:rPrChange w:id="906" w:author="Annie Kraehe" w:date="2025-05-19T17:04:00Z" w16du:dateUtc="2025-05-19T07:34:00Z">
                  <w:rPr>
                    <w:del w:id="907" w:author="Annie Kraehe" w:date="2025-05-23T16:36:00Z" w16du:dateUtc="2025-05-23T07:06:00Z"/>
                    <w:rFonts w:ascii="Aptos Narrow" w:hAnsi="Aptos Narrow"/>
                    <w:b/>
                    <w:bCs/>
                    <w:color w:val="000000"/>
                  </w:rPr>
                </w:rPrChange>
              </w:rPr>
            </w:pPr>
            <w:del w:id="908" w:author="Annie Kraehe" w:date="2025-05-23T16:36:00Z" w16du:dateUtc="2025-05-23T07:06:00Z">
              <w:r w:rsidRPr="00F53B11" w:rsidDel="00870ACD">
                <w:rPr>
                  <w:rFonts w:ascii="Aptos Narrow" w:hAnsi="Aptos Narrow"/>
                  <w:b/>
                  <w:bCs/>
                  <w:rPrChange w:id="909" w:author="Annie Kraehe" w:date="2025-05-19T17:04:00Z" w16du:dateUtc="2025-05-19T07:34:00Z">
                    <w:rPr>
                      <w:rFonts w:ascii="Aptos Narrow" w:hAnsi="Aptos Narrow"/>
                      <w:b/>
                      <w:bCs/>
                      <w:color w:val="000000"/>
                    </w:rPr>
                  </w:rPrChange>
                </w:rPr>
                <w:delText>Compass Direction</w:delText>
              </w:r>
            </w:del>
          </w:p>
        </w:tc>
      </w:tr>
      <w:tr w:rsidR="00F53B11" w:rsidRPr="00F53B11" w:rsidDel="00870ACD" w14:paraId="7473166E" w14:textId="3F71FEEC" w:rsidTr="00DC7FE8">
        <w:trPr>
          <w:trHeight w:val="288"/>
          <w:del w:id="910" w:author="Annie Kraehe" w:date="2025-05-23T16:36:00Z"/>
        </w:trPr>
        <w:tc>
          <w:tcPr>
            <w:tcW w:w="860" w:type="pct"/>
            <w:tcBorders>
              <w:top w:val="single" w:sz="12" w:space="0" w:color="auto"/>
              <w:left w:val="nil"/>
              <w:bottom w:val="nil"/>
              <w:right w:val="nil"/>
            </w:tcBorders>
            <w:shd w:val="clear" w:color="auto" w:fill="auto"/>
            <w:noWrap/>
            <w:vAlign w:val="bottom"/>
            <w:hideMark/>
          </w:tcPr>
          <w:p w14:paraId="19567FC7" w14:textId="0D3BA94A" w:rsidR="005A5320" w:rsidRPr="00F53B11" w:rsidDel="00870ACD" w:rsidRDefault="005A5320" w:rsidP="001E4115">
            <w:pPr>
              <w:spacing w:before="0" w:beforeAutospacing="0" w:after="0" w:afterAutospacing="0" w:line="480" w:lineRule="auto"/>
              <w:rPr>
                <w:del w:id="911" w:author="Annie Kraehe" w:date="2025-05-23T16:36:00Z" w16du:dateUtc="2025-05-23T07:06:00Z"/>
                <w:rFonts w:ascii="Aptos Narrow" w:hAnsi="Aptos Narrow"/>
                <w:rPrChange w:id="912" w:author="Annie Kraehe" w:date="2025-05-19T17:04:00Z" w16du:dateUtc="2025-05-19T07:34:00Z">
                  <w:rPr>
                    <w:del w:id="913" w:author="Annie Kraehe" w:date="2025-05-23T16:36:00Z" w16du:dateUtc="2025-05-23T07:06:00Z"/>
                    <w:rFonts w:ascii="Aptos Narrow" w:hAnsi="Aptos Narrow"/>
                    <w:color w:val="000000"/>
                  </w:rPr>
                </w:rPrChange>
              </w:rPr>
            </w:pPr>
            <w:del w:id="914" w:author="Annie Kraehe" w:date="2025-05-23T16:36:00Z" w16du:dateUtc="2025-05-23T07:06:00Z">
              <w:r w:rsidRPr="00F53B11" w:rsidDel="00870ACD">
                <w:rPr>
                  <w:rFonts w:ascii="Aptos Narrow" w:hAnsi="Aptos Narrow"/>
                  <w:rPrChange w:id="915" w:author="Annie Kraehe" w:date="2025-05-19T17:04:00Z" w16du:dateUtc="2025-05-19T07:34:00Z">
                    <w:rPr>
                      <w:rFonts w:ascii="Aptos Narrow" w:hAnsi="Aptos Narrow"/>
                      <w:color w:val="000000"/>
                    </w:rPr>
                  </w:rPrChange>
                </w:rPr>
                <w:delText>L</w:delText>
              </w:r>
              <w:r w:rsidR="00961942" w:rsidRPr="00F53B11" w:rsidDel="00870ACD">
                <w:rPr>
                  <w:rFonts w:ascii="Aptos Narrow" w:hAnsi="Aptos Narrow"/>
                  <w:rPrChange w:id="916" w:author="Annie Kraehe" w:date="2025-05-19T17:04:00Z" w16du:dateUtc="2025-05-19T07:34:00Z">
                    <w:rPr>
                      <w:rFonts w:ascii="Aptos Narrow" w:hAnsi="Aptos Narrow"/>
                      <w:color w:val="000000"/>
                    </w:rPr>
                  </w:rPrChange>
                </w:rPr>
                <w:delText xml:space="preserve">. </w:delText>
              </w:r>
              <w:r w:rsidRPr="00F53B11" w:rsidDel="00870ACD">
                <w:rPr>
                  <w:rFonts w:ascii="Aptos Narrow" w:hAnsi="Aptos Narrow"/>
                  <w:rPrChange w:id="917" w:author="Annie Kraehe" w:date="2025-05-19T17:04:00Z" w16du:dateUtc="2025-05-19T07:34:00Z">
                    <w:rPr>
                      <w:rFonts w:ascii="Aptos Narrow" w:hAnsi="Aptos Narrow"/>
                      <w:color w:val="000000"/>
                    </w:rPr>
                  </w:rPrChange>
                </w:rPr>
                <w:delText xml:space="preserve"> apicalis</w:delText>
              </w:r>
            </w:del>
          </w:p>
        </w:tc>
        <w:tc>
          <w:tcPr>
            <w:tcW w:w="717" w:type="pct"/>
            <w:tcBorders>
              <w:top w:val="single" w:sz="12" w:space="0" w:color="auto"/>
              <w:left w:val="nil"/>
              <w:bottom w:val="nil"/>
              <w:right w:val="nil"/>
            </w:tcBorders>
            <w:shd w:val="clear" w:color="auto" w:fill="auto"/>
            <w:noWrap/>
            <w:vAlign w:val="bottom"/>
            <w:hideMark/>
          </w:tcPr>
          <w:p w14:paraId="2670AF24" w14:textId="7FA2C1BF" w:rsidR="005A5320" w:rsidRPr="00F53B11" w:rsidDel="00870ACD" w:rsidRDefault="005A5320" w:rsidP="001E4115">
            <w:pPr>
              <w:spacing w:before="0" w:beforeAutospacing="0" w:after="0" w:afterAutospacing="0" w:line="480" w:lineRule="auto"/>
              <w:jc w:val="right"/>
              <w:rPr>
                <w:del w:id="918" w:author="Annie Kraehe" w:date="2025-05-23T16:36:00Z" w16du:dateUtc="2025-05-23T07:06:00Z"/>
                <w:rFonts w:ascii="Aptos Narrow" w:hAnsi="Aptos Narrow"/>
                <w:rPrChange w:id="919" w:author="Annie Kraehe" w:date="2025-05-19T17:04:00Z" w16du:dateUtc="2025-05-19T07:34:00Z">
                  <w:rPr>
                    <w:del w:id="920" w:author="Annie Kraehe" w:date="2025-05-23T16:36:00Z" w16du:dateUtc="2025-05-23T07:06:00Z"/>
                    <w:rFonts w:ascii="Aptos Narrow" w:hAnsi="Aptos Narrow"/>
                    <w:color w:val="000000"/>
                  </w:rPr>
                </w:rPrChange>
              </w:rPr>
            </w:pPr>
            <w:del w:id="921" w:author="Annie Kraehe" w:date="2025-05-23T16:36:00Z" w16du:dateUtc="2025-05-23T07:06:00Z">
              <w:r w:rsidRPr="00F53B11" w:rsidDel="00870ACD">
                <w:rPr>
                  <w:rFonts w:ascii="Aptos Narrow" w:hAnsi="Aptos Narrow"/>
                  <w:rPrChange w:id="922" w:author="Annie Kraehe" w:date="2025-05-19T17:04:00Z" w16du:dateUtc="2025-05-19T07:34:00Z">
                    <w:rPr>
                      <w:rFonts w:ascii="Aptos Narrow" w:hAnsi="Aptos Narrow"/>
                      <w:color w:val="000000"/>
                    </w:rPr>
                  </w:rPrChange>
                </w:rPr>
                <w:delText>593.7</w:delText>
              </w:r>
            </w:del>
          </w:p>
        </w:tc>
        <w:tc>
          <w:tcPr>
            <w:tcW w:w="1454" w:type="pct"/>
            <w:tcBorders>
              <w:top w:val="single" w:sz="12" w:space="0" w:color="auto"/>
              <w:left w:val="nil"/>
              <w:bottom w:val="nil"/>
              <w:right w:val="nil"/>
            </w:tcBorders>
            <w:shd w:val="clear" w:color="auto" w:fill="auto"/>
            <w:noWrap/>
            <w:vAlign w:val="bottom"/>
            <w:hideMark/>
          </w:tcPr>
          <w:p w14:paraId="4BFBB43F" w14:textId="06F469A8" w:rsidR="005A5320" w:rsidRPr="00F53B11" w:rsidDel="00870ACD" w:rsidRDefault="005A5320" w:rsidP="001E4115">
            <w:pPr>
              <w:spacing w:before="0" w:beforeAutospacing="0" w:after="0" w:afterAutospacing="0" w:line="480" w:lineRule="auto"/>
              <w:jc w:val="right"/>
              <w:rPr>
                <w:del w:id="923" w:author="Annie Kraehe" w:date="2025-05-23T16:36:00Z" w16du:dateUtc="2025-05-23T07:06:00Z"/>
                <w:rFonts w:ascii="Aptos Narrow" w:hAnsi="Aptos Narrow"/>
                <w:rPrChange w:id="924" w:author="Annie Kraehe" w:date="2025-05-19T17:04:00Z" w16du:dateUtc="2025-05-19T07:34:00Z">
                  <w:rPr>
                    <w:del w:id="925" w:author="Annie Kraehe" w:date="2025-05-23T16:36:00Z" w16du:dateUtc="2025-05-23T07:06:00Z"/>
                    <w:rFonts w:ascii="Aptos Narrow" w:hAnsi="Aptos Narrow"/>
                    <w:color w:val="000000"/>
                  </w:rPr>
                </w:rPrChange>
              </w:rPr>
            </w:pPr>
            <w:del w:id="926" w:author="Annie Kraehe" w:date="2025-05-23T16:36:00Z" w16du:dateUtc="2025-05-23T07:06:00Z">
              <w:r w:rsidRPr="00F53B11" w:rsidDel="00870ACD">
                <w:rPr>
                  <w:rFonts w:ascii="Aptos Narrow" w:hAnsi="Aptos Narrow"/>
                  <w:rPrChange w:id="927" w:author="Annie Kraehe" w:date="2025-05-19T17:04:00Z" w16du:dateUtc="2025-05-19T07:34:00Z">
                    <w:rPr>
                      <w:rFonts w:ascii="Aptos Narrow" w:hAnsi="Aptos Narrow"/>
                      <w:color w:val="000000"/>
                    </w:rPr>
                  </w:rPrChange>
                </w:rPr>
                <w:delText>14.84</w:delText>
              </w:r>
            </w:del>
          </w:p>
        </w:tc>
        <w:tc>
          <w:tcPr>
            <w:tcW w:w="1150" w:type="pct"/>
            <w:tcBorders>
              <w:top w:val="single" w:sz="12" w:space="0" w:color="auto"/>
              <w:left w:val="nil"/>
              <w:bottom w:val="nil"/>
              <w:right w:val="nil"/>
            </w:tcBorders>
            <w:shd w:val="clear" w:color="auto" w:fill="auto"/>
            <w:noWrap/>
            <w:vAlign w:val="bottom"/>
            <w:hideMark/>
          </w:tcPr>
          <w:p w14:paraId="123EA942" w14:textId="54380D4A" w:rsidR="005A5320" w:rsidRPr="00F53B11" w:rsidDel="00870ACD" w:rsidRDefault="005A5320" w:rsidP="001E4115">
            <w:pPr>
              <w:spacing w:before="0" w:beforeAutospacing="0" w:after="0" w:afterAutospacing="0" w:line="480" w:lineRule="auto"/>
              <w:jc w:val="right"/>
              <w:rPr>
                <w:del w:id="928" w:author="Annie Kraehe" w:date="2025-05-23T16:36:00Z" w16du:dateUtc="2025-05-23T07:06:00Z"/>
                <w:rFonts w:ascii="Aptos Narrow" w:hAnsi="Aptos Narrow"/>
                <w:rPrChange w:id="929" w:author="Annie Kraehe" w:date="2025-05-19T17:04:00Z" w16du:dateUtc="2025-05-19T07:34:00Z">
                  <w:rPr>
                    <w:del w:id="930" w:author="Annie Kraehe" w:date="2025-05-23T16:36:00Z" w16du:dateUtc="2025-05-23T07:06:00Z"/>
                    <w:rFonts w:ascii="Aptos Narrow" w:hAnsi="Aptos Narrow"/>
                    <w:color w:val="000000"/>
                  </w:rPr>
                </w:rPrChange>
              </w:rPr>
            </w:pPr>
            <w:del w:id="931" w:author="Annie Kraehe" w:date="2025-05-23T16:36:00Z" w16du:dateUtc="2025-05-23T07:06:00Z">
              <w:r w:rsidRPr="00F53B11" w:rsidDel="00870ACD">
                <w:rPr>
                  <w:rFonts w:ascii="Aptos Narrow" w:hAnsi="Aptos Narrow"/>
                  <w:rPrChange w:id="932" w:author="Annie Kraehe" w:date="2025-05-19T17:04:00Z" w16du:dateUtc="2025-05-19T07:34:00Z">
                    <w:rPr>
                      <w:rFonts w:ascii="Aptos Narrow" w:hAnsi="Aptos Narrow"/>
                      <w:color w:val="000000"/>
                    </w:rPr>
                  </w:rPrChange>
                </w:rPr>
                <w:delText>169.1</w:delText>
              </w:r>
            </w:del>
          </w:p>
        </w:tc>
        <w:tc>
          <w:tcPr>
            <w:tcW w:w="819" w:type="pct"/>
            <w:tcBorders>
              <w:top w:val="single" w:sz="12" w:space="0" w:color="auto"/>
              <w:left w:val="nil"/>
              <w:bottom w:val="nil"/>
              <w:right w:val="nil"/>
            </w:tcBorders>
            <w:shd w:val="clear" w:color="auto" w:fill="auto"/>
            <w:noWrap/>
            <w:vAlign w:val="bottom"/>
            <w:hideMark/>
          </w:tcPr>
          <w:p w14:paraId="08F010B0" w14:textId="33C59F03" w:rsidR="005A5320" w:rsidRPr="00F53B11" w:rsidDel="00870ACD" w:rsidRDefault="005A5320" w:rsidP="001E4115">
            <w:pPr>
              <w:spacing w:before="0" w:beforeAutospacing="0" w:after="0" w:afterAutospacing="0" w:line="480" w:lineRule="auto"/>
              <w:rPr>
                <w:del w:id="933" w:author="Annie Kraehe" w:date="2025-05-23T16:36:00Z" w16du:dateUtc="2025-05-23T07:06:00Z"/>
                <w:rFonts w:ascii="Aptos Narrow" w:hAnsi="Aptos Narrow"/>
                <w:rPrChange w:id="934" w:author="Annie Kraehe" w:date="2025-05-19T17:04:00Z" w16du:dateUtc="2025-05-19T07:34:00Z">
                  <w:rPr>
                    <w:del w:id="935" w:author="Annie Kraehe" w:date="2025-05-23T16:36:00Z" w16du:dateUtc="2025-05-23T07:06:00Z"/>
                    <w:rFonts w:ascii="Aptos Narrow" w:hAnsi="Aptos Narrow"/>
                    <w:color w:val="000000"/>
                  </w:rPr>
                </w:rPrChange>
              </w:rPr>
            </w:pPr>
            <w:del w:id="936" w:author="Annie Kraehe" w:date="2025-05-23T16:36:00Z" w16du:dateUtc="2025-05-23T07:06:00Z">
              <w:r w:rsidRPr="00F53B11" w:rsidDel="00870ACD">
                <w:rPr>
                  <w:rFonts w:ascii="Aptos Narrow" w:hAnsi="Aptos Narrow"/>
                  <w:rPrChange w:id="937" w:author="Annie Kraehe" w:date="2025-05-19T17:04:00Z" w16du:dateUtc="2025-05-19T07:34:00Z">
                    <w:rPr>
                      <w:rFonts w:ascii="Aptos Narrow" w:hAnsi="Aptos Narrow"/>
                      <w:color w:val="000000"/>
                    </w:rPr>
                  </w:rPrChange>
                </w:rPr>
                <w:delText>S</w:delText>
              </w:r>
            </w:del>
          </w:p>
        </w:tc>
      </w:tr>
      <w:tr w:rsidR="005A5320" w:rsidRPr="00F53B11" w:rsidDel="00870ACD" w14:paraId="291AFC1C" w14:textId="2B48D483" w:rsidTr="00DC7FE8">
        <w:trPr>
          <w:trHeight w:val="288"/>
          <w:del w:id="938" w:author="Annie Kraehe" w:date="2025-05-23T16:36:00Z"/>
        </w:trPr>
        <w:tc>
          <w:tcPr>
            <w:tcW w:w="860" w:type="pct"/>
            <w:tcBorders>
              <w:top w:val="nil"/>
              <w:left w:val="nil"/>
              <w:bottom w:val="single" w:sz="12" w:space="0" w:color="auto"/>
              <w:right w:val="nil"/>
            </w:tcBorders>
            <w:shd w:val="clear" w:color="auto" w:fill="auto"/>
            <w:noWrap/>
            <w:vAlign w:val="bottom"/>
            <w:hideMark/>
          </w:tcPr>
          <w:p w14:paraId="7E3060AF" w14:textId="34FD193E" w:rsidR="005A5320" w:rsidRPr="00F53B11" w:rsidDel="00870ACD" w:rsidRDefault="005A5320" w:rsidP="001E4115">
            <w:pPr>
              <w:spacing w:before="0" w:beforeAutospacing="0" w:after="0" w:afterAutospacing="0" w:line="480" w:lineRule="auto"/>
              <w:rPr>
                <w:del w:id="939" w:author="Annie Kraehe" w:date="2025-05-23T16:36:00Z" w16du:dateUtc="2025-05-23T07:06:00Z"/>
                <w:rFonts w:ascii="Aptos Narrow" w:hAnsi="Aptos Narrow"/>
                <w:rPrChange w:id="940" w:author="Annie Kraehe" w:date="2025-05-19T17:04:00Z" w16du:dateUtc="2025-05-19T07:34:00Z">
                  <w:rPr>
                    <w:del w:id="941" w:author="Annie Kraehe" w:date="2025-05-23T16:36:00Z" w16du:dateUtc="2025-05-23T07:06:00Z"/>
                    <w:rFonts w:ascii="Aptos Narrow" w:hAnsi="Aptos Narrow"/>
                    <w:color w:val="000000"/>
                  </w:rPr>
                </w:rPrChange>
              </w:rPr>
            </w:pPr>
            <w:del w:id="942" w:author="Annie Kraehe" w:date="2025-05-23T16:36:00Z" w16du:dateUtc="2025-05-23T07:06:00Z">
              <w:r w:rsidRPr="00F53B11" w:rsidDel="00870ACD">
                <w:rPr>
                  <w:rFonts w:ascii="Aptos Narrow" w:hAnsi="Aptos Narrow"/>
                  <w:rPrChange w:id="943" w:author="Annie Kraehe" w:date="2025-05-19T17:04:00Z" w16du:dateUtc="2025-05-19T07:34:00Z">
                    <w:rPr>
                      <w:rFonts w:ascii="Aptos Narrow" w:hAnsi="Aptos Narrow"/>
                      <w:color w:val="000000"/>
                    </w:rPr>
                  </w:rPrChange>
                </w:rPr>
                <w:delText>L</w:delText>
              </w:r>
              <w:r w:rsidR="00961942" w:rsidRPr="00F53B11" w:rsidDel="00870ACD">
                <w:rPr>
                  <w:rFonts w:ascii="Aptos Narrow" w:hAnsi="Aptos Narrow"/>
                  <w:rPrChange w:id="944" w:author="Annie Kraehe" w:date="2025-05-19T17:04:00Z" w16du:dateUtc="2025-05-19T07:34:00Z">
                    <w:rPr>
                      <w:rFonts w:ascii="Aptos Narrow" w:hAnsi="Aptos Narrow"/>
                      <w:color w:val="000000"/>
                    </w:rPr>
                  </w:rPrChange>
                </w:rPr>
                <w:delText xml:space="preserve">. </w:delText>
              </w:r>
              <w:r w:rsidRPr="00F53B11" w:rsidDel="00870ACD">
                <w:rPr>
                  <w:rFonts w:ascii="Aptos Narrow" w:hAnsi="Aptos Narrow"/>
                  <w:rPrChange w:id="945" w:author="Annie Kraehe" w:date="2025-05-19T17:04:00Z" w16du:dateUtc="2025-05-19T07:34:00Z">
                    <w:rPr>
                      <w:rFonts w:ascii="Aptos Narrow" w:hAnsi="Aptos Narrow"/>
                      <w:color w:val="000000"/>
                    </w:rPr>
                  </w:rPrChange>
                </w:rPr>
                <w:delText>conditor</w:delText>
              </w:r>
            </w:del>
          </w:p>
        </w:tc>
        <w:tc>
          <w:tcPr>
            <w:tcW w:w="717" w:type="pct"/>
            <w:tcBorders>
              <w:top w:val="nil"/>
              <w:left w:val="nil"/>
              <w:bottom w:val="single" w:sz="12" w:space="0" w:color="auto"/>
              <w:right w:val="nil"/>
            </w:tcBorders>
            <w:shd w:val="clear" w:color="auto" w:fill="auto"/>
            <w:noWrap/>
            <w:vAlign w:val="bottom"/>
            <w:hideMark/>
          </w:tcPr>
          <w:p w14:paraId="20FA1AFA" w14:textId="5627936D" w:rsidR="005A5320" w:rsidRPr="00F53B11" w:rsidDel="00870ACD" w:rsidRDefault="005A5320" w:rsidP="001E4115">
            <w:pPr>
              <w:spacing w:before="0" w:beforeAutospacing="0" w:after="0" w:afterAutospacing="0" w:line="480" w:lineRule="auto"/>
              <w:jc w:val="right"/>
              <w:rPr>
                <w:del w:id="946" w:author="Annie Kraehe" w:date="2025-05-23T16:36:00Z" w16du:dateUtc="2025-05-23T07:06:00Z"/>
                <w:rFonts w:ascii="Aptos Narrow" w:hAnsi="Aptos Narrow"/>
                <w:rPrChange w:id="947" w:author="Annie Kraehe" w:date="2025-05-19T17:04:00Z" w16du:dateUtc="2025-05-19T07:34:00Z">
                  <w:rPr>
                    <w:del w:id="948" w:author="Annie Kraehe" w:date="2025-05-23T16:36:00Z" w16du:dateUtc="2025-05-23T07:06:00Z"/>
                    <w:rFonts w:ascii="Aptos Narrow" w:hAnsi="Aptos Narrow"/>
                    <w:color w:val="000000"/>
                  </w:rPr>
                </w:rPrChange>
              </w:rPr>
            </w:pPr>
            <w:del w:id="949" w:author="Annie Kraehe" w:date="2025-05-23T16:36:00Z" w16du:dateUtc="2025-05-23T07:06:00Z">
              <w:r w:rsidRPr="00F53B11" w:rsidDel="00870ACD">
                <w:rPr>
                  <w:rFonts w:ascii="Aptos Narrow" w:hAnsi="Aptos Narrow"/>
                  <w:rPrChange w:id="950" w:author="Annie Kraehe" w:date="2025-05-19T17:04:00Z" w16du:dateUtc="2025-05-19T07:34:00Z">
                    <w:rPr>
                      <w:rFonts w:ascii="Aptos Narrow" w:hAnsi="Aptos Narrow"/>
                      <w:color w:val="000000"/>
                    </w:rPr>
                  </w:rPrChange>
                </w:rPr>
                <w:delText>742.2</w:delText>
              </w:r>
            </w:del>
          </w:p>
        </w:tc>
        <w:tc>
          <w:tcPr>
            <w:tcW w:w="1454" w:type="pct"/>
            <w:tcBorders>
              <w:top w:val="nil"/>
              <w:left w:val="nil"/>
              <w:bottom w:val="single" w:sz="12" w:space="0" w:color="auto"/>
              <w:right w:val="nil"/>
            </w:tcBorders>
            <w:shd w:val="clear" w:color="auto" w:fill="auto"/>
            <w:noWrap/>
            <w:vAlign w:val="bottom"/>
            <w:hideMark/>
          </w:tcPr>
          <w:p w14:paraId="35E9B6F9" w14:textId="539B94BD" w:rsidR="005A5320" w:rsidRPr="00F53B11" w:rsidDel="00870ACD" w:rsidRDefault="005A5320" w:rsidP="001E4115">
            <w:pPr>
              <w:spacing w:before="0" w:beforeAutospacing="0" w:after="0" w:afterAutospacing="0" w:line="480" w:lineRule="auto"/>
              <w:jc w:val="right"/>
              <w:rPr>
                <w:del w:id="951" w:author="Annie Kraehe" w:date="2025-05-23T16:36:00Z" w16du:dateUtc="2025-05-23T07:06:00Z"/>
                <w:rFonts w:ascii="Aptos Narrow" w:hAnsi="Aptos Narrow"/>
                <w:rPrChange w:id="952" w:author="Annie Kraehe" w:date="2025-05-19T17:04:00Z" w16du:dateUtc="2025-05-19T07:34:00Z">
                  <w:rPr>
                    <w:del w:id="953" w:author="Annie Kraehe" w:date="2025-05-23T16:36:00Z" w16du:dateUtc="2025-05-23T07:06:00Z"/>
                    <w:rFonts w:ascii="Aptos Narrow" w:hAnsi="Aptos Narrow"/>
                    <w:color w:val="000000"/>
                  </w:rPr>
                </w:rPrChange>
              </w:rPr>
            </w:pPr>
            <w:del w:id="954" w:author="Annie Kraehe" w:date="2025-05-23T16:36:00Z" w16du:dateUtc="2025-05-23T07:06:00Z">
              <w:r w:rsidRPr="00F53B11" w:rsidDel="00870ACD">
                <w:rPr>
                  <w:rFonts w:ascii="Aptos Narrow" w:hAnsi="Aptos Narrow"/>
                  <w:rPrChange w:id="955" w:author="Annie Kraehe" w:date="2025-05-19T17:04:00Z" w16du:dateUtc="2025-05-19T07:34:00Z">
                    <w:rPr>
                      <w:rFonts w:ascii="Aptos Narrow" w:hAnsi="Aptos Narrow"/>
                      <w:color w:val="000000"/>
                    </w:rPr>
                  </w:rPrChange>
                </w:rPr>
                <w:delText>18.55</w:delText>
              </w:r>
            </w:del>
          </w:p>
        </w:tc>
        <w:tc>
          <w:tcPr>
            <w:tcW w:w="1150" w:type="pct"/>
            <w:tcBorders>
              <w:top w:val="nil"/>
              <w:left w:val="nil"/>
              <w:bottom w:val="single" w:sz="12" w:space="0" w:color="auto"/>
              <w:right w:val="nil"/>
            </w:tcBorders>
            <w:shd w:val="clear" w:color="auto" w:fill="auto"/>
            <w:noWrap/>
            <w:vAlign w:val="bottom"/>
            <w:hideMark/>
          </w:tcPr>
          <w:p w14:paraId="621D333D" w14:textId="02EB7178" w:rsidR="005A5320" w:rsidRPr="00F53B11" w:rsidDel="00870ACD" w:rsidRDefault="005A5320" w:rsidP="001E4115">
            <w:pPr>
              <w:spacing w:before="0" w:beforeAutospacing="0" w:after="0" w:afterAutospacing="0" w:line="480" w:lineRule="auto"/>
              <w:jc w:val="right"/>
              <w:rPr>
                <w:del w:id="956" w:author="Annie Kraehe" w:date="2025-05-23T16:36:00Z" w16du:dateUtc="2025-05-23T07:06:00Z"/>
                <w:rFonts w:ascii="Aptos Narrow" w:hAnsi="Aptos Narrow"/>
                <w:rPrChange w:id="957" w:author="Annie Kraehe" w:date="2025-05-19T17:04:00Z" w16du:dateUtc="2025-05-19T07:34:00Z">
                  <w:rPr>
                    <w:del w:id="958" w:author="Annie Kraehe" w:date="2025-05-23T16:36:00Z" w16du:dateUtc="2025-05-23T07:06:00Z"/>
                    <w:rFonts w:ascii="Aptos Narrow" w:hAnsi="Aptos Narrow"/>
                    <w:color w:val="000000"/>
                  </w:rPr>
                </w:rPrChange>
              </w:rPr>
            </w:pPr>
            <w:del w:id="959" w:author="Annie Kraehe" w:date="2025-05-23T16:36:00Z" w16du:dateUtc="2025-05-23T07:06:00Z">
              <w:r w:rsidRPr="00F53B11" w:rsidDel="00870ACD">
                <w:rPr>
                  <w:rFonts w:ascii="Aptos Narrow" w:hAnsi="Aptos Narrow"/>
                  <w:rPrChange w:id="960" w:author="Annie Kraehe" w:date="2025-05-19T17:04:00Z" w16du:dateUtc="2025-05-19T07:34:00Z">
                    <w:rPr>
                      <w:rFonts w:ascii="Aptos Narrow" w:hAnsi="Aptos Narrow"/>
                      <w:color w:val="000000"/>
                    </w:rPr>
                  </w:rPrChange>
                </w:rPr>
                <w:delText>174.3</w:delText>
              </w:r>
            </w:del>
          </w:p>
        </w:tc>
        <w:tc>
          <w:tcPr>
            <w:tcW w:w="819" w:type="pct"/>
            <w:tcBorders>
              <w:top w:val="nil"/>
              <w:left w:val="nil"/>
              <w:bottom w:val="single" w:sz="12" w:space="0" w:color="auto"/>
              <w:right w:val="nil"/>
            </w:tcBorders>
            <w:shd w:val="clear" w:color="auto" w:fill="auto"/>
            <w:noWrap/>
            <w:vAlign w:val="bottom"/>
            <w:hideMark/>
          </w:tcPr>
          <w:p w14:paraId="1543A1A0" w14:textId="6FD3CC12" w:rsidR="005A5320" w:rsidRPr="00F53B11" w:rsidDel="00870ACD" w:rsidRDefault="005A5320" w:rsidP="001E4115">
            <w:pPr>
              <w:spacing w:before="0" w:beforeAutospacing="0" w:after="0" w:afterAutospacing="0" w:line="480" w:lineRule="auto"/>
              <w:rPr>
                <w:del w:id="961" w:author="Annie Kraehe" w:date="2025-05-23T16:36:00Z" w16du:dateUtc="2025-05-23T07:06:00Z"/>
                <w:rFonts w:ascii="Aptos Narrow" w:hAnsi="Aptos Narrow"/>
                <w:rPrChange w:id="962" w:author="Annie Kraehe" w:date="2025-05-19T17:04:00Z" w16du:dateUtc="2025-05-19T07:34:00Z">
                  <w:rPr>
                    <w:del w:id="963" w:author="Annie Kraehe" w:date="2025-05-23T16:36:00Z" w16du:dateUtc="2025-05-23T07:06:00Z"/>
                    <w:rFonts w:ascii="Aptos Narrow" w:hAnsi="Aptos Narrow"/>
                    <w:color w:val="000000"/>
                  </w:rPr>
                </w:rPrChange>
              </w:rPr>
            </w:pPr>
            <w:del w:id="964" w:author="Annie Kraehe" w:date="2025-05-23T16:36:00Z" w16du:dateUtc="2025-05-23T07:06:00Z">
              <w:r w:rsidRPr="00F53B11" w:rsidDel="00870ACD">
                <w:rPr>
                  <w:rFonts w:ascii="Aptos Narrow" w:hAnsi="Aptos Narrow"/>
                  <w:rPrChange w:id="965" w:author="Annie Kraehe" w:date="2025-05-19T17:04:00Z" w16du:dateUtc="2025-05-19T07:34:00Z">
                    <w:rPr>
                      <w:rFonts w:ascii="Aptos Narrow" w:hAnsi="Aptos Narrow"/>
                      <w:color w:val="000000"/>
                    </w:rPr>
                  </w:rPrChange>
                </w:rPr>
                <w:delText>S</w:delText>
              </w:r>
            </w:del>
          </w:p>
        </w:tc>
      </w:tr>
    </w:tbl>
    <w:p w14:paraId="10E02190" w14:textId="77777777" w:rsidR="00870ACD" w:rsidRDefault="00870ACD" w:rsidP="001E4115">
      <w:pPr>
        <w:spacing w:before="0" w:beforeAutospacing="0" w:after="160" w:afterAutospacing="0" w:line="480" w:lineRule="auto"/>
        <w:rPr>
          <w:ins w:id="966" w:author="Annie Kraehe" w:date="2025-05-23T16:36:00Z" w16du:dateUtc="2025-05-23T07:06:00Z"/>
          <w:b/>
          <w:bCs/>
          <w:noProof/>
        </w:rPr>
      </w:pPr>
      <w:ins w:id="967" w:author="Annie Kraehe" w:date="2025-05-23T16:36:00Z" w16du:dateUtc="2025-05-23T07:06:00Z">
        <w:r>
          <w:br w:type="page"/>
        </w:r>
      </w:ins>
    </w:p>
    <w:p w14:paraId="336C98EB" w14:textId="77777777" w:rsidR="0098768D" w:rsidRPr="00F53B11" w:rsidDel="00870ACD" w:rsidRDefault="0098768D" w:rsidP="001E4115">
      <w:pPr>
        <w:spacing w:line="480" w:lineRule="auto"/>
        <w:rPr>
          <w:del w:id="968" w:author="Annie Kraehe" w:date="2025-05-23T16:36:00Z" w16du:dateUtc="2025-05-23T07:06:00Z"/>
        </w:rPr>
      </w:pPr>
    </w:p>
    <w:p w14:paraId="13163863" w14:textId="7D62E1CC" w:rsidR="009C388B" w:rsidRPr="00F53B11" w:rsidRDefault="00F218DF" w:rsidP="001E4115">
      <w:pPr>
        <w:pStyle w:val="Caption"/>
        <w:keepNext/>
        <w:spacing w:line="480" w:lineRule="auto"/>
      </w:pPr>
      <w:bookmarkStart w:id="969" w:name="_Toc198921773"/>
      <w:r w:rsidRPr="00F53B11">
        <w:rPr>
          <w:rPrChange w:id="970" w:author="Annie Kraehe" w:date="2025-05-19T17:04:00Z" w16du:dateUtc="2025-05-19T07:34:00Z">
            <w:rPr>
              <w:color w:val="FF0000"/>
            </w:rPr>
          </w:rPrChange>
        </w:rPr>
        <w:t>Table</w:t>
      </w:r>
      <w:r w:rsidR="009C388B" w:rsidRPr="00F53B11">
        <w:t xml:space="preserve"> </w:t>
      </w:r>
      <w:r w:rsidR="009C388B" w:rsidRPr="00F53B11">
        <w:fldChar w:fldCharType="begin"/>
      </w:r>
      <w:r w:rsidR="009C388B" w:rsidRPr="00F53B11">
        <w:instrText xml:space="preserve"> SEQ Table \* ARABIC </w:instrText>
      </w:r>
      <w:r w:rsidR="009C388B" w:rsidRPr="00F53B11">
        <w:fldChar w:fldCharType="separate"/>
      </w:r>
      <w:ins w:id="971" w:author="Annie Kraehe" w:date="2025-05-23T16:43:00Z" w16du:dateUtc="2025-05-23T07:13:00Z">
        <w:r w:rsidR="00870ACD">
          <w:t>2</w:t>
        </w:r>
      </w:ins>
      <w:del w:id="972" w:author="Annie Kraehe" w:date="2025-05-19T13:34:00Z" w16du:dateUtc="2025-05-19T04:04:00Z">
        <w:r w:rsidR="0087659B" w:rsidRPr="00F53B11" w:rsidDel="00642556">
          <w:delText>6</w:delText>
        </w:r>
      </w:del>
      <w:r w:rsidR="009C388B" w:rsidRPr="00F53B11">
        <w:fldChar w:fldCharType="end"/>
      </w:r>
      <w:r w:rsidR="009C388B" w:rsidRPr="00F53B11">
        <w:t xml:space="preserve">. </w:t>
      </w:r>
      <w:r w:rsidR="009C388B" w:rsidRPr="00F53B11">
        <w:rPr>
          <w:b w:val="0"/>
          <w:bCs w:val="0"/>
        </w:rPr>
        <w:t>Limitations of Midden-Based Validation</w:t>
      </w:r>
      <w:bookmarkEnd w:id="969"/>
    </w:p>
    <w:tbl>
      <w:tblPr>
        <w:tblW w:w="0" w:type="auto"/>
        <w:tblBorders>
          <w:bottom w:val="single" w:sz="16" w:space="0" w:color="000000"/>
        </w:tblBorders>
        <w:tblLook w:val="04A0" w:firstRow="1" w:lastRow="0" w:firstColumn="1" w:lastColumn="0" w:noHBand="0" w:noVBand="1"/>
      </w:tblPr>
      <w:tblGrid>
        <w:gridCol w:w="2880"/>
        <w:gridCol w:w="2880"/>
        <w:gridCol w:w="2880"/>
      </w:tblGrid>
      <w:tr w:rsidR="00F53B11" w:rsidRPr="00F53B11" w14:paraId="72577188" w14:textId="77777777" w:rsidTr="00184571">
        <w:tc>
          <w:tcPr>
            <w:tcW w:w="2880" w:type="dxa"/>
            <w:tcBorders>
              <w:top w:val="nil"/>
              <w:left w:val="nil"/>
              <w:bottom w:val="single" w:sz="12" w:space="0" w:color="auto"/>
              <w:right w:val="nil"/>
            </w:tcBorders>
          </w:tcPr>
          <w:p w14:paraId="74D2EC72" w14:textId="77777777" w:rsidR="00F6379E" w:rsidRPr="00F53B11" w:rsidRDefault="00F6379E" w:rsidP="001E4115">
            <w:pPr>
              <w:spacing w:line="480" w:lineRule="auto"/>
              <w:rPr>
                <w:b/>
                <w:bCs/>
                <w:sz w:val="20"/>
                <w:szCs w:val="24"/>
              </w:rPr>
            </w:pPr>
            <w:r w:rsidRPr="00F53B11">
              <w:rPr>
                <w:b/>
                <w:bCs/>
                <w:sz w:val="20"/>
                <w:szCs w:val="24"/>
              </w:rPr>
              <w:t>Limitation</w:t>
            </w:r>
          </w:p>
        </w:tc>
        <w:tc>
          <w:tcPr>
            <w:tcW w:w="2880" w:type="dxa"/>
            <w:tcBorders>
              <w:top w:val="nil"/>
              <w:left w:val="nil"/>
              <w:bottom w:val="single" w:sz="12" w:space="0" w:color="auto"/>
              <w:right w:val="nil"/>
            </w:tcBorders>
          </w:tcPr>
          <w:p w14:paraId="5AC5D9EF" w14:textId="77777777" w:rsidR="00F6379E" w:rsidRPr="00F53B11" w:rsidRDefault="00F6379E" w:rsidP="001E4115">
            <w:pPr>
              <w:spacing w:line="480" w:lineRule="auto"/>
              <w:rPr>
                <w:b/>
                <w:bCs/>
                <w:sz w:val="20"/>
                <w:szCs w:val="24"/>
              </w:rPr>
            </w:pPr>
            <w:r w:rsidRPr="00F53B11">
              <w:rPr>
                <w:b/>
                <w:bCs/>
                <w:sz w:val="20"/>
                <w:szCs w:val="24"/>
              </w:rPr>
              <w:t>Description</w:t>
            </w:r>
          </w:p>
        </w:tc>
        <w:tc>
          <w:tcPr>
            <w:tcW w:w="2880" w:type="dxa"/>
            <w:tcBorders>
              <w:top w:val="nil"/>
              <w:left w:val="nil"/>
              <w:bottom w:val="single" w:sz="12" w:space="0" w:color="auto"/>
              <w:right w:val="nil"/>
            </w:tcBorders>
          </w:tcPr>
          <w:p w14:paraId="73467DDD" w14:textId="77777777" w:rsidR="00F6379E" w:rsidRPr="00F53B11" w:rsidRDefault="00F6379E" w:rsidP="001E4115">
            <w:pPr>
              <w:spacing w:line="480" w:lineRule="auto"/>
              <w:rPr>
                <w:b/>
                <w:bCs/>
                <w:sz w:val="20"/>
                <w:szCs w:val="24"/>
              </w:rPr>
            </w:pPr>
            <w:r w:rsidRPr="00F53B11">
              <w:rPr>
                <w:b/>
                <w:bCs/>
                <w:sz w:val="20"/>
                <w:szCs w:val="24"/>
              </w:rPr>
              <w:t>Implication for Validation</w:t>
            </w:r>
          </w:p>
        </w:tc>
      </w:tr>
      <w:tr w:rsidR="00F53B11" w:rsidRPr="00F53B11" w14:paraId="7635C1ED" w14:textId="77777777" w:rsidTr="00184571">
        <w:tc>
          <w:tcPr>
            <w:tcW w:w="2880" w:type="dxa"/>
            <w:tcBorders>
              <w:top w:val="single" w:sz="12" w:space="0" w:color="auto"/>
              <w:left w:val="nil"/>
              <w:bottom w:val="single" w:sz="4" w:space="0" w:color="BFBFBF" w:themeColor="background1" w:themeShade="BF"/>
              <w:right w:val="nil"/>
            </w:tcBorders>
          </w:tcPr>
          <w:p w14:paraId="1FAB5E20" w14:textId="77777777" w:rsidR="00F6379E" w:rsidRPr="00F53B11" w:rsidRDefault="00F6379E" w:rsidP="001E4115">
            <w:pPr>
              <w:spacing w:line="480" w:lineRule="auto"/>
            </w:pPr>
            <w:r w:rsidRPr="00F53B11">
              <w:rPr>
                <w:sz w:val="18"/>
              </w:rPr>
              <w:t>Spatial bias</w:t>
            </w:r>
          </w:p>
        </w:tc>
        <w:tc>
          <w:tcPr>
            <w:tcW w:w="2880" w:type="dxa"/>
            <w:tcBorders>
              <w:top w:val="single" w:sz="12" w:space="0" w:color="auto"/>
              <w:left w:val="nil"/>
              <w:bottom w:val="single" w:sz="4" w:space="0" w:color="BFBFBF" w:themeColor="background1" w:themeShade="BF"/>
              <w:right w:val="nil"/>
            </w:tcBorders>
          </w:tcPr>
          <w:p w14:paraId="0C46C4E0" w14:textId="77777777" w:rsidR="00F6379E" w:rsidRPr="00F53B11" w:rsidRDefault="00F6379E" w:rsidP="001E4115">
            <w:pPr>
              <w:spacing w:line="480" w:lineRule="auto"/>
            </w:pPr>
            <w:r w:rsidRPr="00F53B11">
              <w:rPr>
                <w:sz w:val="18"/>
              </w:rPr>
              <w:t>Sampling focused on accessible regions (e.g. near Adelaide, Alice Springs, Broken Hill). Large areas remain unsampled.</w:t>
            </w:r>
          </w:p>
        </w:tc>
        <w:tc>
          <w:tcPr>
            <w:tcW w:w="2880" w:type="dxa"/>
            <w:tcBorders>
              <w:top w:val="single" w:sz="12" w:space="0" w:color="auto"/>
              <w:left w:val="nil"/>
              <w:bottom w:val="single" w:sz="4" w:space="0" w:color="BFBFBF" w:themeColor="background1" w:themeShade="BF"/>
              <w:right w:val="nil"/>
            </w:tcBorders>
          </w:tcPr>
          <w:p w14:paraId="11FB7149" w14:textId="77777777" w:rsidR="00F6379E" w:rsidRPr="00F53B11" w:rsidRDefault="00F6379E" w:rsidP="001E4115">
            <w:pPr>
              <w:spacing w:line="480" w:lineRule="auto"/>
            </w:pPr>
            <w:r w:rsidRPr="00F53B11">
              <w:rPr>
                <w:sz w:val="18"/>
              </w:rPr>
              <w:t>Limits validation to a narrow, biased subset of the species' former range.</w:t>
            </w:r>
          </w:p>
        </w:tc>
      </w:tr>
      <w:tr w:rsidR="00F53B11" w:rsidRPr="00F53B11" w14:paraId="1DBE8947" w14:textId="77777777" w:rsidTr="00184571">
        <w:tc>
          <w:tcPr>
            <w:tcW w:w="2880" w:type="dxa"/>
            <w:tcBorders>
              <w:top w:val="single" w:sz="4" w:space="0" w:color="BFBFBF" w:themeColor="background1" w:themeShade="BF"/>
              <w:left w:val="nil"/>
              <w:bottom w:val="single" w:sz="4" w:space="0" w:color="BFBFBF" w:themeColor="background1" w:themeShade="BF"/>
              <w:right w:val="nil"/>
            </w:tcBorders>
          </w:tcPr>
          <w:p w14:paraId="075D9B16" w14:textId="77777777" w:rsidR="00F6379E" w:rsidRPr="00F53B11" w:rsidRDefault="00F6379E" w:rsidP="001E4115">
            <w:pPr>
              <w:spacing w:line="480" w:lineRule="auto"/>
            </w:pPr>
            <w:r w:rsidRPr="00F53B11">
              <w:rPr>
                <w:sz w:val="18"/>
              </w:rPr>
              <w:t>Temporal clustering</w:t>
            </w:r>
          </w:p>
        </w:tc>
        <w:tc>
          <w:tcPr>
            <w:tcW w:w="2880" w:type="dxa"/>
            <w:tcBorders>
              <w:top w:val="single" w:sz="4" w:space="0" w:color="BFBFBF" w:themeColor="background1" w:themeShade="BF"/>
              <w:left w:val="nil"/>
              <w:bottom w:val="single" w:sz="4" w:space="0" w:color="BFBFBF" w:themeColor="background1" w:themeShade="BF"/>
              <w:right w:val="nil"/>
            </w:tcBorders>
          </w:tcPr>
          <w:p w14:paraId="2D134361" w14:textId="77777777" w:rsidR="00F6379E" w:rsidRPr="00F53B11" w:rsidRDefault="00F6379E" w:rsidP="001E4115">
            <w:pPr>
              <w:spacing w:line="480" w:lineRule="auto"/>
            </w:pPr>
            <w:r w:rsidRPr="00F53B11">
              <w:rPr>
                <w:sz w:val="18"/>
              </w:rPr>
              <w:t>Many dates come from a few sites, often producing multiple ages from the same midden.</w:t>
            </w:r>
          </w:p>
        </w:tc>
        <w:tc>
          <w:tcPr>
            <w:tcW w:w="2880" w:type="dxa"/>
            <w:tcBorders>
              <w:top w:val="single" w:sz="4" w:space="0" w:color="BFBFBF" w:themeColor="background1" w:themeShade="BF"/>
              <w:left w:val="nil"/>
              <w:bottom w:val="single" w:sz="4" w:space="0" w:color="BFBFBF" w:themeColor="background1" w:themeShade="BF"/>
              <w:right w:val="nil"/>
            </w:tcBorders>
          </w:tcPr>
          <w:p w14:paraId="570CB668" w14:textId="77777777" w:rsidR="00F6379E" w:rsidRPr="00F53B11" w:rsidRDefault="00F6379E" w:rsidP="001E4115">
            <w:pPr>
              <w:spacing w:line="480" w:lineRule="auto"/>
            </w:pPr>
            <w:r w:rsidRPr="00F53B11">
              <w:rPr>
                <w:sz w:val="18"/>
              </w:rPr>
              <w:t>Artificially inflates sample size and distorts temporal resolution.</w:t>
            </w:r>
          </w:p>
        </w:tc>
      </w:tr>
      <w:tr w:rsidR="00F53B11" w:rsidRPr="00F53B11" w14:paraId="7ED01B1A" w14:textId="77777777" w:rsidTr="00184571">
        <w:tc>
          <w:tcPr>
            <w:tcW w:w="2880" w:type="dxa"/>
            <w:tcBorders>
              <w:top w:val="single" w:sz="4" w:space="0" w:color="BFBFBF" w:themeColor="background1" w:themeShade="BF"/>
              <w:left w:val="nil"/>
              <w:bottom w:val="single" w:sz="4" w:space="0" w:color="BFBFBF" w:themeColor="background1" w:themeShade="BF"/>
              <w:right w:val="nil"/>
            </w:tcBorders>
          </w:tcPr>
          <w:p w14:paraId="31A525F0" w14:textId="77777777" w:rsidR="00F6379E" w:rsidRPr="00F53B11" w:rsidRDefault="00F6379E" w:rsidP="001E4115">
            <w:pPr>
              <w:spacing w:line="480" w:lineRule="auto"/>
            </w:pPr>
            <w:r w:rsidRPr="00F53B11">
              <w:rPr>
                <w:sz w:val="18"/>
              </w:rPr>
              <w:t>Access-driven sampling</w:t>
            </w:r>
          </w:p>
        </w:tc>
        <w:tc>
          <w:tcPr>
            <w:tcW w:w="2880" w:type="dxa"/>
            <w:tcBorders>
              <w:top w:val="single" w:sz="4" w:space="0" w:color="BFBFBF" w:themeColor="background1" w:themeShade="BF"/>
              <w:left w:val="nil"/>
              <w:bottom w:val="single" w:sz="4" w:space="0" w:color="BFBFBF" w:themeColor="background1" w:themeShade="BF"/>
              <w:right w:val="nil"/>
            </w:tcBorders>
          </w:tcPr>
          <w:p w14:paraId="27AD240F" w14:textId="77777777" w:rsidR="00F6379E" w:rsidRPr="00F53B11" w:rsidRDefault="00F6379E" w:rsidP="001E4115">
            <w:pPr>
              <w:spacing w:line="480" w:lineRule="auto"/>
            </w:pPr>
            <w:r w:rsidRPr="00F53B11">
              <w:rPr>
                <w:sz w:val="18"/>
              </w:rPr>
              <w:t>Site selection was driven by road access and logistics rather than systematic coverage.</w:t>
            </w:r>
          </w:p>
        </w:tc>
        <w:tc>
          <w:tcPr>
            <w:tcW w:w="2880" w:type="dxa"/>
            <w:tcBorders>
              <w:top w:val="single" w:sz="4" w:space="0" w:color="BFBFBF" w:themeColor="background1" w:themeShade="BF"/>
              <w:left w:val="nil"/>
              <w:bottom w:val="single" w:sz="4" w:space="0" w:color="BFBFBF" w:themeColor="background1" w:themeShade="BF"/>
              <w:right w:val="nil"/>
            </w:tcBorders>
          </w:tcPr>
          <w:p w14:paraId="384D0BF2" w14:textId="77777777" w:rsidR="00F6379E" w:rsidRPr="00F53B11" w:rsidRDefault="00F6379E" w:rsidP="001E4115">
            <w:pPr>
              <w:spacing w:line="480" w:lineRule="auto"/>
            </w:pPr>
            <w:r w:rsidRPr="00F53B11">
              <w:rPr>
                <w:sz w:val="18"/>
              </w:rPr>
              <w:t>Overrepresents some areas and skews the spatial signal.</w:t>
            </w:r>
          </w:p>
        </w:tc>
      </w:tr>
      <w:tr w:rsidR="00F53B11" w:rsidRPr="00F53B11" w14:paraId="629AED25" w14:textId="77777777" w:rsidTr="00184571">
        <w:tc>
          <w:tcPr>
            <w:tcW w:w="2880" w:type="dxa"/>
            <w:tcBorders>
              <w:top w:val="single" w:sz="4" w:space="0" w:color="BFBFBF" w:themeColor="background1" w:themeShade="BF"/>
              <w:left w:val="nil"/>
              <w:bottom w:val="single" w:sz="4" w:space="0" w:color="BFBFBF" w:themeColor="background1" w:themeShade="BF"/>
              <w:right w:val="nil"/>
            </w:tcBorders>
          </w:tcPr>
          <w:p w14:paraId="10ACACA2" w14:textId="77777777" w:rsidR="00F6379E" w:rsidRPr="00F53B11" w:rsidRDefault="00F6379E" w:rsidP="001E4115">
            <w:pPr>
              <w:spacing w:line="480" w:lineRule="auto"/>
            </w:pPr>
            <w:r w:rsidRPr="00F53B11">
              <w:rPr>
                <w:sz w:val="18"/>
              </w:rPr>
              <w:t>Preservation bias</w:t>
            </w:r>
          </w:p>
        </w:tc>
        <w:tc>
          <w:tcPr>
            <w:tcW w:w="2880" w:type="dxa"/>
            <w:tcBorders>
              <w:top w:val="single" w:sz="4" w:space="0" w:color="BFBFBF" w:themeColor="background1" w:themeShade="BF"/>
              <w:left w:val="nil"/>
              <w:bottom w:val="single" w:sz="4" w:space="0" w:color="BFBFBF" w:themeColor="background1" w:themeShade="BF"/>
              <w:right w:val="nil"/>
            </w:tcBorders>
          </w:tcPr>
          <w:p w14:paraId="4B6783D0" w14:textId="77777777" w:rsidR="00F6379E" w:rsidRPr="00F53B11" w:rsidRDefault="00F6379E" w:rsidP="001E4115">
            <w:pPr>
              <w:spacing w:line="480" w:lineRule="auto"/>
            </w:pPr>
            <w:r w:rsidRPr="00F53B11">
              <w:rPr>
                <w:sz w:val="18"/>
              </w:rPr>
              <w:t>Middens only preserve under specific geological and environmental conditions.</w:t>
            </w:r>
          </w:p>
        </w:tc>
        <w:tc>
          <w:tcPr>
            <w:tcW w:w="2880" w:type="dxa"/>
            <w:tcBorders>
              <w:top w:val="single" w:sz="4" w:space="0" w:color="BFBFBF" w:themeColor="background1" w:themeShade="BF"/>
              <w:left w:val="nil"/>
              <w:bottom w:val="single" w:sz="4" w:space="0" w:color="BFBFBF" w:themeColor="background1" w:themeShade="BF"/>
              <w:right w:val="nil"/>
            </w:tcBorders>
          </w:tcPr>
          <w:p w14:paraId="5D38AEE8" w14:textId="77777777" w:rsidR="00F6379E" w:rsidRPr="00F53B11" w:rsidRDefault="00F6379E" w:rsidP="001E4115">
            <w:pPr>
              <w:spacing w:line="480" w:lineRule="auto"/>
            </w:pPr>
            <w:r w:rsidRPr="00F53B11">
              <w:rPr>
                <w:sz w:val="18"/>
              </w:rPr>
              <w:t>Some suitable areas may leave no datable record.</w:t>
            </w:r>
          </w:p>
        </w:tc>
      </w:tr>
      <w:tr w:rsidR="00F53B11" w:rsidRPr="00F53B11" w14:paraId="0D4FD220" w14:textId="77777777" w:rsidTr="00184571">
        <w:tc>
          <w:tcPr>
            <w:tcW w:w="2880" w:type="dxa"/>
            <w:tcBorders>
              <w:top w:val="single" w:sz="4" w:space="0" w:color="BFBFBF" w:themeColor="background1" w:themeShade="BF"/>
              <w:left w:val="nil"/>
              <w:bottom w:val="single" w:sz="12" w:space="0" w:color="auto"/>
              <w:right w:val="nil"/>
            </w:tcBorders>
          </w:tcPr>
          <w:p w14:paraId="6C888FBC" w14:textId="77777777" w:rsidR="00F6379E" w:rsidRPr="00F53B11" w:rsidRDefault="00F6379E" w:rsidP="001E4115">
            <w:pPr>
              <w:spacing w:line="480" w:lineRule="auto"/>
            </w:pPr>
            <w:r w:rsidRPr="00F53B11">
              <w:rPr>
                <w:sz w:val="18"/>
              </w:rPr>
              <w:t>Taxonomic uncertainty</w:t>
            </w:r>
          </w:p>
        </w:tc>
        <w:tc>
          <w:tcPr>
            <w:tcW w:w="2880" w:type="dxa"/>
            <w:tcBorders>
              <w:top w:val="single" w:sz="4" w:space="0" w:color="BFBFBF" w:themeColor="background1" w:themeShade="BF"/>
              <w:left w:val="nil"/>
              <w:bottom w:val="single" w:sz="12" w:space="0" w:color="auto"/>
              <w:right w:val="nil"/>
            </w:tcBorders>
          </w:tcPr>
          <w:p w14:paraId="4DFF23B2" w14:textId="77777777" w:rsidR="00F6379E" w:rsidRPr="00F53B11" w:rsidRDefault="00F6379E" w:rsidP="001E4115">
            <w:pPr>
              <w:spacing w:line="480" w:lineRule="auto"/>
            </w:pPr>
            <w:r w:rsidRPr="00F53B11">
              <w:rPr>
                <w:sz w:val="18"/>
              </w:rPr>
              <w:t>Most middens are not identified to species.</w:t>
            </w:r>
          </w:p>
        </w:tc>
        <w:tc>
          <w:tcPr>
            <w:tcW w:w="2880" w:type="dxa"/>
            <w:tcBorders>
              <w:top w:val="single" w:sz="4" w:space="0" w:color="BFBFBF" w:themeColor="background1" w:themeShade="BF"/>
              <w:left w:val="nil"/>
              <w:bottom w:val="single" w:sz="12" w:space="0" w:color="auto"/>
              <w:right w:val="nil"/>
            </w:tcBorders>
          </w:tcPr>
          <w:p w14:paraId="50093C01" w14:textId="77777777" w:rsidR="00F6379E" w:rsidRPr="00F53B11" w:rsidRDefault="00F6379E" w:rsidP="001E4115">
            <w:pPr>
              <w:spacing w:line="480" w:lineRule="auto"/>
            </w:pPr>
            <w:r w:rsidRPr="00F53B11">
              <w:rPr>
                <w:sz w:val="18"/>
              </w:rPr>
              <w:t>Prevents species-specific validation against model predictions.</w:t>
            </w:r>
          </w:p>
        </w:tc>
      </w:tr>
    </w:tbl>
    <w:p w14:paraId="1ECEBCC8" w14:textId="77777777" w:rsidR="00870ACD" w:rsidRDefault="00870ACD" w:rsidP="001E4115">
      <w:pPr>
        <w:spacing w:before="0" w:beforeAutospacing="0" w:after="160" w:afterAutospacing="0" w:line="480" w:lineRule="auto"/>
        <w:rPr>
          <w:ins w:id="973" w:author="Annie Kraehe" w:date="2025-05-23T16:36:00Z" w16du:dateUtc="2025-05-23T07:06:00Z"/>
          <w:rFonts w:asciiTheme="majorHAnsi" w:hAnsiTheme="majorHAnsi"/>
          <w:b/>
          <w:bCs/>
          <w:sz w:val="28"/>
          <w:szCs w:val="28"/>
        </w:rPr>
      </w:pPr>
      <w:ins w:id="974" w:author="Annie Kraehe" w:date="2025-05-23T16:36:00Z" w16du:dateUtc="2025-05-23T07:06:00Z">
        <w:r>
          <w:br w:type="page"/>
        </w:r>
      </w:ins>
    </w:p>
    <w:p w14:paraId="671D26DC" w14:textId="77777777" w:rsidR="00870ACD" w:rsidRDefault="00E74113" w:rsidP="001E4115">
      <w:pPr>
        <w:pStyle w:val="Heading1"/>
        <w:spacing w:line="480" w:lineRule="auto"/>
        <w:rPr>
          <w:ins w:id="975" w:author="Annie Kraehe" w:date="2025-05-23T16:42:00Z" w16du:dateUtc="2025-05-23T07:12:00Z"/>
          <w:rStyle w:val="Heading2Char"/>
          <w:b/>
          <w:bCs/>
        </w:rPr>
      </w:pPr>
      <w:bookmarkStart w:id="976" w:name="_Toc198911017"/>
      <w:r w:rsidRPr="00F53B11">
        <w:lastRenderedPageBreak/>
        <w:t>Discussion</w:t>
      </w:r>
      <w:bookmarkEnd w:id="976"/>
      <w:del w:id="977" w:author="Annie Kraehe" w:date="2025-05-23T16:42:00Z" w16du:dateUtc="2025-05-23T07:12:00Z">
        <w:r w:rsidRPr="00F53B11" w:rsidDel="00870ACD">
          <w:delText>:</w:delText>
        </w:r>
        <w:r w:rsidR="00E84D56" w:rsidRPr="00F53B11" w:rsidDel="00870ACD">
          <w:br/>
        </w:r>
      </w:del>
    </w:p>
    <w:p w14:paraId="24DCC7EE" w14:textId="5FD77129" w:rsidR="00F6379E" w:rsidRPr="00F53B11" w:rsidRDefault="00F6379E" w:rsidP="001E4115">
      <w:pPr>
        <w:pStyle w:val="Heading2"/>
        <w:spacing w:line="480" w:lineRule="auto"/>
        <w:pPrChange w:id="978" w:author="Annie Kraehe" w:date="2025-05-23T16:42:00Z" w16du:dateUtc="2025-05-23T07:12:00Z">
          <w:pPr>
            <w:pStyle w:val="Heading1"/>
            <w:spacing w:line="360" w:lineRule="auto"/>
          </w:pPr>
        </w:pPrChange>
      </w:pPr>
      <w:bookmarkStart w:id="979" w:name="_Toc198911018"/>
      <w:r w:rsidRPr="00870ACD">
        <w:rPr>
          <w:rStyle w:val="Heading2Char"/>
          <w:b/>
          <w:bCs/>
          <w:rPrChange w:id="980" w:author="Annie Kraehe" w:date="2025-05-23T16:42:00Z" w16du:dateUtc="2025-05-23T07:12:00Z">
            <w:rPr/>
          </w:rPrChange>
        </w:rPr>
        <w:t>Predicted Range Dynamics</w:t>
      </w:r>
      <w:bookmarkEnd w:id="979"/>
    </w:p>
    <w:p w14:paraId="44EEB05B" w14:textId="5C80C0A6" w:rsidR="00F6379E" w:rsidRPr="00F53B11" w:rsidRDefault="00F6379E" w:rsidP="001E4115">
      <w:pPr>
        <w:spacing w:line="480" w:lineRule="auto"/>
      </w:pPr>
      <w:r w:rsidRPr="00F53B11">
        <w:t xml:space="preserve">The reconstructed distributions of </w:t>
      </w:r>
      <w:r w:rsidRPr="00F53B11">
        <w:rPr>
          <w:i/>
          <w:iCs/>
        </w:rPr>
        <w:t>Leporillus apicalis</w:t>
      </w:r>
      <w:r w:rsidRPr="00F53B11">
        <w:t xml:space="preserve"> and </w:t>
      </w:r>
      <w:r w:rsidRPr="00F53B11">
        <w:rPr>
          <w:i/>
          <w:iCs/>
        </w:rPr>
        <w:t>L. conditor</w:t>
      </w:r>
      <w:r w:rsidRPr="00F53B11">
        <w:t xml:space="preserve"> across the late Quaternary reveal broadly similar responses to major climatic transitions, yet consistent differences in timing, range extent, and spatial continuity. Both species contracted northward during the early glacial period and expanded southward following postglacial climatic amelioration. However, </w:t>
      </w:r>
      <w:r w:rsidRPr="00F53B11">
        <w:rPr>
          <w:i/>
          <w:iCs/>
        </w:rPr>
        <w:t>L. apicalis</w:t>
      </w:r>
      <w:r w:rsidRPr="00F53B11">
        <w:t xml:space="preserve"> </w:t>
      </w:r>
      <w:r w:rsidR="00806509">
        <w:t>maintained a</w:t>
      </w:r>
      <w:r w:rsidRPr="00F53B11">
        <w:t xml:space="preserve"> more continuous east–west band of suitable habitat and exhibited a smaller net displacement, suggesting greater persistence within the central arid zone. In contrast, </w:t>
      </w:r>
      <w:r w:rsidRPr="00F53B11">
        <w:rPr>
          <w:i/>
          <w:iCs/>
        </w:rPr>
        <w:t>L. conditor</w:t>
      </w:r>
      <w:r w:rsidRPr="00F53B11">
        <w:t xml:space="preserve"> showed a larger southward centroid shift and a stronger western bias throughout, consistent with its known association with milder, semi-arid environments (Copley, 1999).</w:t>
      </w:r>
    </w:p>
    <w:p w14:paraId="13F0640F" w14:textId="506ABD45" w:rsidR="00F6379E" w:rsidRPr="00F53B11" w:rsidDel="00D855E1" w:rsidRDefault="00184571" w:rsidP="001E4115">
      <w:pPr>
        <w:spacing w:line="480" w:lineRule="auto"/>
        <w:rPr>
          <w:del w:id="981" w:author="Annie Kraehe" w:date="2025-05-15T15:08:00Z" w16du:dateUtc="2025-05-15T05:38:00Z"/>
        </w:rPr>
      </w:pPr>
      <w:ins w:id="982" w:author="Annie Kraehe" w:date="2025-05-15T14:47:00Z" w16du:dateUtc="2025-05-15T05:17:00Z">
        <w:r w:rsidRPr="00F53B11">
          <w:t xml:space="preserve">These contrasts </w:t>
        </w:r>
      </w:ins>
      <w:del w:id="983" w:author="Annie Kraehe" w:date="2025-05-15T14:47:00Z" w16du:dateUtc="2025-05-15T05:17:00Z">
        <w:r w:rsidR="00F6379E" w:rsidRPr="00F53B11" w:rsidDel="00184571">
          <w:delText xml:space="preserve">Model predictions show </w:delText>
        </w:r>
        <w:r w:rsidR="00F6379E" w:rsidRPr="00F53B11" w:rsidDel="00184571">
          <w:rPr>
            <w:i/>
            <w:iCs/>
          </w:rPr>
          <w:delText>L. conditor</w:delText>
        </w:r>
        <w:r w:rsidR="00F6379E" w:rsidRPr="00F53B11" w:rsidDel="00184571">
          <w:delText xml:space="preserve"> occupying a more westerly and southerly range, with high suitability across the inland Pilbara, northern Yilgarn, and Nullarbor regions. Although it followed a broadly similar contraction–expansion pattern to </w:delText>
        </w:r>
        <w:r w:rsidR="00F6379E" w:rsidRPr="00F53B11" w:rsidDel="00184571">
          <w:rPr>
            <w:i/>
            <w:iCs/>
          </w:rPr>
          <w:delText>L. apicalis</w:delText>
        </w:r>
        <w:r w:rsidR="00F6379E" w:rsidRPr="00F53B11" w:rsidDel="00184571">
          <w:delText xml:space="preserve">, its post-LGM shift was more pronounced, and its Holocene range remained more spatially restricted. This </w:delText>
        </w:r>
      </w:del>
      <w:r w:rsidR="00F6379E" w:rsidRPr="00F53B11">
        <w:t>align</w:t>
      </w:r>
      <w:del w:id="984" w:author="Annie Kraehe" w:date="2025-05-15T14:47:00Z" w16du:dateUtc="2025-05-15T05:17:00Z">
        <w:r w:rsidR="00F6379E" w:rsidRPr="00F53B11" w:rsidDel="00184571">
          <w:delText>s</w:delText>
        </w:r>
      </w:del>
      <w:r w:rsidR="00F6379E" w:rsidRPr="00F53B11">
        <w:t xml:space="preserve"> with known ecological differences between the species. Both are ground-dwelling, nest-building rodents associated with shrubland and open woodland habitats. However, </w:t>
      </w:r>
      <w:r w:rsidR="00F6379E" w:rsidRPr="00F53B11">
        <w:rPr>
          <w:i/>
          <w:iCs/>
        </w:rPr>
        <w:t>L. apicalis</w:t>
      </w:r>
      <w:r w:rsidR="00F6379E" w:rsidRPr="00F53B11">
        <w:t xml:space="preserve"> appears to have tolerated more thermally variable environments, extending further into the interior (Copley, 1999). This is consistent with partial dependence plots showing higher predicted suitability under both warmer maximum temperatures </w:t>
      </w:r>
      <w:del w:id="985" w:author="Annie Kraehe" w:date="2025-05-15T14:51:00Z" w16du:dateUtc="2025-05-15T05:21:00Z">
        <w:r w:rsidR="00F6379E" w:rsidRPr="00F53B11" w:rsidDel="00184571">
          <w:delText>(</w:delText>
        </w:r>
        <w:r w:rsidR="00545F32" w:rsidRPr="00F53B11" w:rsidDel="00184571">
          <w:fldChar w:fldCharType="begin"/>
        </w:r>
        <w:r w:rsidR="00545F32" w:rsidRPr="00F53B11" w:rsidDel="00184571">
          <w:delInstrText xml:space="preserve"> REF _Ref198056564 \h </w:delInstrText>
        </w:r>
        <w:r w:rsidRPr="00F53B11" w:rsidDel="00184571">
          <w:rPr>
            <w:rPrChange w:id="986" w:author="Annie Kraehe" w:date="2025-05-19T17:04:00Z" w16du:dateUtc="2025-05-19T07:34:00Z">
              <w:rPr>
                <w:highlight w:val="yellow"/>
              </w:rPr>
            </w:rPrChange>
          </w:rPr>
          <w:delInstrText xml:space="preserve"> \* MERGEFORMAT </w:delInstrText>
        </w:r>
        <w:r w:rsidR="00545F32" w:rsidRPr="00F53B11" w:rsidDel="00184571">
          <w:fldChar w:fldCharType="separate"/>
        </w:r>
        <w:r w:rsidR="00545F32" w:rsidRPr="00F53B11" w:rsidDel="00184571">
          <w:rPr>
            <w:rPrChange w:id="987" w:author="Annie Kraehe" w:date="2025-05-19T17:04:00Z" w16du:dateUtc="2025-05-19T07:34:00Z">
              <w:rPr>
                <w:color w:val="D86DCB" w:themeColor="accent5" w:themeTint="99"/>
              </w:rPr>
            </w:rPrChange>
          </w:rPr>
          <w:delText>Figure</w:delText>
        </w:r>
        <w:r w:rsidR="00545F32" w:rsidRPr="00F53B11" w:rsidDel="00184571">
          <w:delText xml:space="preserve"> </w:delText>
        </w:r>
        <w:r w:rsidR="00545F32" w:rsidRPr="00F53B11" w:rsidDel="00184571">
          <w:rPr>
            <w:noProof/>
          </w:rPr>
          <w:delText>3</w:delText>
        </w:r>
        <w:r w:rsidR="00545F32" w:rsidRPr="00F53B11" w:rsidDel="00184571">
          <w:fldChar w:fldCharType="end"/>
        </w:r>
        <w:r w:rsidR="00F6379E" w:rsidRPr="00F53B11" w:rsidDel="00184571">
          <w:delText xml:space="preserve">a) </w:delText>
        </w:r>
      </w:del>
      <w:r w:rsidR="00F6379E" w:rsidRPr="00F53B11">
        <w:t>and colder minimum temperatures</w:t>
      </w:r>
      <w:del w:id="988" w:author="Annie Kraehe" w:date="2025-05-15T14:51:00Z" w16du:dateUtc="2025-05-15T05:21:00Z">
        <w:r w:rsidR="00F6379E" w:rsidRPr="00F53B11" w:rsidDel="00184571">
          <w:delText xml:space="preserve"> (</w:delText>
        </w:r>
        <w:r w:rsidR="00545F32" w:rsidRPr="00F53B11" w:rsidDel="00184571">
          <w:fldChar w:fldCharType="begin"/>
        </w:r>
        <w:r w:rsidR="00545F32" w:rsidRPr="00F53B11" w:rsidDel="00184571">
          <w:delInstrText xml:space="preserve"> REF _Ref198056564 \h </w:delInstrText>
        </w:r>
        <w:r w:rsidRPr="00F53B11" w:rsidDel="00184571">
          <w:rPr>
            <w:rPrChange w:id="989" w:author="Annie Kraehe" w:date="2025-05-19T17:04:00Z" w16du:dateUtc="2025-05-19T07:34:00Z">
              <w:rPr>
                <w:highlight w:val="yellow"/>
              </w:rPr>
            </w:rPrChange>
          </w:rPr>
          <w:delInstrText xml:space="preserve"> \* MERGEFORMAT </w:delInstrText>
        </w:r>
        <w:r w:rsidR="00545F32" w:rsidRPr="00F53B11" w:rsidDel="00184571">
          <w:fldChar w:fldCharType="separate"/>
        </w:r>
        <w:r w:rsidR="00545F32" w:rsidRPr="00F53B11" w:rsidDel="00184571">
          <w:rPr>
            <w:rPrChange w:id="990" w:author="Annie Kraehe" w:date="2025-05-19T17:04:00Z" w16du:dateUtc="2025-05-19T07:34:00Z">
              <w:rPr>
                <w:color w:val="D86DCB" w:themeColor="accent5" w:themeTint="99"/>
              </w:rPr>
            </w:rPrChange>
          </w:rPr>
          <w:delText>Figure</w:delText>
        </w:r>
        <w:r w:rsidR="00545F32" w:rsidRPr="00F53B11" w:rsidDel="00184571">
          <w:delText xml:space="preserve"> </w:delText>
        </w:r>
        <w:r w:rsidR="00545F32" w:rsidRPr="00F53B11" w:rsidDel="00184571">
          <w:rPr>
            <w:noProof/>
          </w:rPr>
          <w:delText>3</w:delText>
        </w:r>
        <w:r w:rsidR="00545F32" w:rsidRPr="00F53B11" w:rsidDel="00184571">
          <w:fldChar w:fldCharType="end"/>
        </w:r>
        <w:r w:rsidR="00F6379E" w:rsidRPr="00F53B11" w:rsidDel="00184571">
          <w:delText>b)</w:delText>
        </w:r>
      </w:del>
      <w:ins w:id="991" w:author="Annie Kraehe" w:date="2025-05-15T14:51:00Z" w16du:dateUtc="2025-05-15T05:21:00Z">
        <w:r w:rsidRPr="00F53B11">
          <w:rPr>
            <w:rPrChange w:id="992" w:author="Annie Kraehe" w:date="2025-05-19T17:04:00Z" w16du:dateUtc="2025-05-19T07:34:00Z">
              <w:rPr>
                <w:highlight w:val="yellow"/>
              </w:rPr>
            </w:rPrChange>
          </w:rPr>
          <w:t xml:space="preserve"> (</w:t>
        </w:r>
        <w:r w:rsidRPr="00F53B11">
          <w:rPr>
            <w:rPrChange w:id="993" w:author="Annie Kraehe" w:date="2025-05-19T17:04:00Z" w16du:dateUtc="2025-05-19T07:34:00Z">
              <w:rPr>
                <w:highlight w:val="yellow"/>
              </w:rPr>
            </w:rPrChange>
          </w:rPr>
          <w:fldChar w:fldCharType="begin"/>
        </w:r>
        <w:r w:rsidRPr="00F53B11">
          <w:rPr>
            <w:rPrChange w:id="994" w:author="Annie Kraehe" w:date="2025-05-19T17:04:00Z" w16du:dateUtc="2025-05-19T07:34:00Z">
              <w:rPr>
                <w:highlight w:val="yellow"/>
              </w:rPr>
            </w:rPrChange>
          </w:rPr>
          <w:instrText xml:space="preserve"> REF _Ref198057337 \h </w:instrText>
        </w:r>
      </w:ins>
      <w:r w:rsidR="00D855E1" w:rsidRPr="00F53B11">
        <w:rPr>
          <w:rPrChange w:id="995" w:author="Annie Kraehe" w:date="2025-05-19T17:04:00Z" w16du:dateUtc="2025-05-19T07:34:00Z">
            <w:rPr>
              <w:highlight w:val="yellow"/>
            </w:rPr>
          </w:rPrChange>
        </w:rPr>
        <w:instrText xml:space="preserve"> \* MERGEFORMAT </w:instrText>
      </w:r>
      <w:r w:rsidRPr="00F53B11">
        <w:rPr>
          <w:rPrChange w:id="996" w:author="Annie Kraehe" w:date="2025-05-19T17:04:00Z" w16du:dateUtc="2025-05-19T07:34:00Z">
            <w:rPr/>
          </w:rPrChange>
        </w:rPr>
      </w:r>
      <w:ins w:id="997" w:author="Annie Kraehe" w:date="2025-05-15T14:51:00Z" w16du:dateUtc="2025-05-15T05:21:00Z">
        <w:r w:rsidRPr="00F53B11">
          <w:rPr>
            <w:rPrChange w:id="998" w:author="Annie Kraehe" w:date="2025-05-19T17:04:00Z" w16du:dateUtc="2025-05-19T07:34:00Z">
              <w:rPr>
                <w:highlight w:val="yellow"/>
              </w:rPr>
            </w:rPrChange>
          </w:rPr>
          <w:fldChar w:fldCharType="end"/>
        </w:r>
        <w:r w:rsidRPr="00F53B11">
          <w:rPr>
            <w:rPrChange w:id="999" w:author="Annie Kraehe" w:date="2025-05-19T17:04:00Z" w16du:dateUtc="2025-05-19T07:34:00Z">
              <w:rPr>
                <w:highlight w:val="yellow"/>
              </w:rPr>
            </w:rPrChange>
          </w:rPr>
          <w:t>)</w:t>
        </w:r>
      </w:ins>
      <w:r w:rsidR="00F6379E" w:rsidRPr="00F53B11">
        <w:t xml:space="preserve">, suggesting broader thermal tolerance than </w:t>
      </w:r>
      <w:r w:rsidR="00F6379E" w:rsidRPr="00F53B11">
        <w:rPr>
          <w:i/>
          <w:iCs/>
        </w:rPr>
        <w:t>L. conditor</w:t>
      </w:r>
      <w:r w:rsidR="00F6379E" w:rsidRPr="00F53B11">
        <w:t xml:space="preserve">. Some historical accounts describe </w:t>
      </w:r>
      <w:r w:rsidR="00F6379E" w:rsidRPr="00F53B11">
        <w:rPr>
          <w:i/>
          <w:iCs/>
        </w:rPr>
        <w:t>L. apicalis</w:t>
      </w:r>
      <w:r w:rsidR="00F6379E" w:rsidRPr="00F53B11">
        <w:t xml:space="preserve"> as partially arboreal or inclined to use tree hollows and rocky crevices, though this remains debated. Such nesting behaviours may have aided its persistence across a broader range of temperature conditions. </w:t>
      </w:r>
      <w:r w:rsidR="00F6379E" w:rsidRPr="00F53B11">
        <w:rPr>
          <w:i/>
          <w:iCs/>
        </w:rPr>
        <w:t>L. conditor</w:t>
      </w:r>
      <w:r w:rsidR="00F6379E" w:rsidRPr="00F53B11">
        <w:t>, in contrast</w:t>
      </w:r>
      <w:ins w:id="1000" w:author="Annie Kraehe" w:date="2025-05-15T14:49:00Z" w16du:dateUtc="2025-05-15T05:19:00Z">
        <w:r w:rsidRPr="00F53B11">
          <w:t xml:space="preserve"> </w:t>
        </w:r>
      </w:ins>
      <w:del w:id="1001" w:author="Annie Kraehe" w:date="2025-05-15T14:49:00Z" w16du:dateUtc="2025-05-15T05:19:00Z">
        <w:r w:rsidR="00F6379E" w:rsidRPr="00F53B11" w:rsidDel="00184571">
          <w:delText>, was more tightly associated with semi-arid shrublands</w:delText>
        </w:r>
      </w:del>
      <w:ins w:id="1002" w:author="Vera Weisbecker" w:date="2025-05-05T16:05:00Z" w16du:dateUtc="2025-05-05T06:35:00Z">
        <w:del w:id="1003" w:author="Annie Kraehe" w:date="2025-05-15T14:49:00Z" w16du:dateUtc="2025-05-15T05:19:00Z">
          <w:r w:rsidR="00C01893" w:rsidRPr="00F53B11" w:rsidDel="00184571">
            <w:delText xml:space="preserve"> REFs</w:delText>
          </w:r>
        </w:del>
      </w:ins>
      <w:del w:id="1004" w:author="Annie Kraehe" w:date="2025-05-15T14:49:00Z" w16du:dateUtc="2025-05-15T05:19:00Z">
        <w:r w:rsidR="00F6379E" w:rsidRPr="00F53B11" w:rsidDel="00184571">
          <w:delText xml:space="preserve"> and </w:delText>
        </w:r>
      </w:del>
      <w:r w:rsidR="00F6379E" w:rsidRPr="00F53B11">
        <w:t>appears to have had a narrower thermal niche but a broader tolerance to precipitation variabilit</w:t>
      </w:r>
      <w:ins w:id="1005" w:author="Annie Kraehe" w:date="2025-05-15T14:52:00Z" w16du:dateUtc="2025-05-15T05:22:00Z">
        <w:r w:rsidRPr="00F53B11">
          <w:t>y (</w:t>
        </w:r>
      </w:ins>
      <w:del w:id="1006" w:author="Annie Kraehe" w:date="2025-05-15T14:52:00Z" w16du:dateUtc="2025-05-15T05:22:00Z">
        <w:r w:rsidR="00F6379E" w:rsidRPr="00F53B11" w:rsidDel="00184571">
          <w:delText>y</w:delText>
        </w:r>
      </w:del>
      <w:ins w:id="1007" w:author="Annie Kraehe" w:date="2025-05-15T14:52:00Z" w16du:dateUtc="2025-05-15T05:22:00Z">
        <w:r w:rsidRPr="00F53B11">
          <w:fldChar w:fldCharType="begin"/>
        </w:r>
        <w:r w:rsidRPr="00F53B11">
          <w:instrText xml:space="preserve"> REF _Ref198057337 \h </w:instrText>
        </w:r>
      </w:ins>
      <w:r w:rsidR="00D855E1" w:rsidRPr="00F53B11">
        <w:instrText xml:space="preserve"> \* MERGEFORMAT </w:instrText>
      </w:r>
      <w:ins w:id="1008" w:author="Annie Kraehe" w:date="2025-05-15T14:52:00Z" w16du:dateUtc="2025-05-15T05:22:00Z">
        <w:r w:rsidRPr="00F53B11">
          <w:fldChar w:fldCharType="end"/>
        </w:r>
        <w:r w:rsidRPr="00F53B11">
          <w:t>)</w:t>
        </w:r>
      </w:ins>
      <w:r w:rsidR="00F6379E" w:rsidRPr="00F53B11">
        <w:t>.</w:t>
      </w:r>
      <w:ins w:id="1009" w:author="Annie Kraehe" w:date="2025-05-15T15:08:00Z" w16du:dateUtc="2025-05-15T05:38:00Z">
        <w:r w:rsidR="00D855E1" w:rsidRPr="00F53B11">
          <w:t xml:space="preserve"> </w:t>
        </w:r>
      </w:ins>
    </w:p>
    <w:p w14:paraId="083B547E" w14:textId="7CAB6ABF" w:rsidR="00F6379E" w:rsidRPr="00F53B11" w:rsidDel="00D855E1" w:rsidRDefault="00F6379E" w:rsidP="001E4115">
      <w:pPr>
        <w:spacing w:line="480" w:lineRule="auto"/>
        <w:rPr>
          <w:del w:id="1010" w:author="Annie Kraehe" w:date="2025-05-15T15:06:00Z" w16du:dateUtc="2025-05-15T05:36:00Z"/>
        </w:rPr>
      </w:pPr>
      <w:del w:id="1011" w:author="Annie Kraehe" w:date="2025-05-15T15:06:00Z" w16du:dateUtc="2025-05-15T05:36:00Z">
        <w:r w:rsidRPr="00F53B11" w:rsidDel="00D855E1">
          <w:delText>The</w:delText>
        </w:r>
      </w:del>
      <w:ins w:id="1012" w:author="Vera Weisbecker" w:date="2025-05-05T16:05:00Z" w16du:dateUtc="2025-05-05T06:35:00Z">
        <w:del w:id="1013" w:author="Annie Kraehe" w:date="2025-05-15T15:06:00Z" w16du:dateUtc="2025-05-15T05:36:00Z">
          <w:r w:rsidR="00093735" w:rsidRPr="00F53B11" w:rsidDel="00D855E1">
            <w:delText xml:space="preserve"> differences between species</w:delText>
          </w:r>
        </w:del>
      </w:ins>
      <w:del w:id="1014" w:author="Annie Kraehe" w:date="2025-05-15T15:06:00Z" w16du:dateUtc="2025-05-15T05:36:00Z">
        <w:r w:rsidRPr="00F53B11" w:rsidDel="00D855E1">
          <w:delText xml:space="preserve">se distinctions are reflected in modelled responses to climate variables. At the LGM, </w:delText>
        </w:r>
        <w:r w:rsidRPr="00F53B11" w:rsidDel="00D855E1">
          <w:rPr>
            <w:i/>
            <w:iCs/>
          </w:rPr>
          <w:delText>L. conditor</w:delText>
        </w:r>
        <w:r w:rsidRPr="00F53B11" w:rsidDel="00D855E1">
          <w:delText xml:space="preserve"> retained a broader latitudinal extent than </w:delText>
        </w:r>
        <w:r w:rsidRPr="00F53B11" w:rsidDel="00D855E1">
          <w:rPr>
            <w:i/>
            <w:iCs/>
          </w:rPr>
          <w:delText>L. apicalis</w:delText>
        </w:r>
        <w:r w:rsidRPr="00F53B11" w:rsidDel="00D855E1">
          <w:delText xml:space="preserve">, suggesting greater viability south of the monsoon zone, likely due to its ability to tolerate a wider range of annual rainfall values. This is supported by </w:delText>
        </w:r>
      </w:del>
      <w:del w:id="1015" w:author="Annie Kraehe" w:date="2025-05-15T15:05:00Z" w16du:dateUtc="2025-05-15T05:35:00Z">
        <w:r w:rsidRPr="00F53B11" w:rsidDel="00D855E1">
          <w:delText>partial dependence plots (</w:delText>
        </w:r>
        <w:r w:rsidR="00545F32" w:rsidRPr="00F53B11" w:rsidDel="00D855E1">
          <w:fldChar w:fldCharType="begin"/>
        </w:r>
        <w:r w:rsidR="00545F32" w:rsidRPr="00F53B11" w:rsidDel="00D855E1">
          <w:delInstrText xml:space="preserve"> REF _Ref198056564 \h </w:delInstrText>
        </w:r>
      </w:del>
      <w:r w:rsidR="00D855E1" w:rsidRPr="00F53B11">
        <w:instrText xml:space="preserve"> \* MERGEFORMAT </w:instrText>
      </w:r>
      <w:del w:id="1016" w:author="Annie Kraehe" w:date="2025-05-15T15:05:00Z" w16du:dateUtc="2025-05-15T05:35:00Z">
        <w:r w:rsidR="00545F32" w:rsidRPr="00F53B11" w:rsidDel="00D855E1">
          <w:fldChar w:fldCharType="separate"/>
        </w:r>
        <w:r w:rsidR="00545F32" w:rsidRPr="00F53B11" w:rsidDel="00D855E1">
          <w:rPr>
            <w:rPrChange w:id="1017" w:author="Annie Kraehe" w:date="2025-05-19T17:04:00Z" w16du:dateUtc="2025-05-19T07:34:00Z">
              <w:rPr>
                <w:color w:val="D86DCB" w:themeColor="accent5" w:themeTint="99"/>
              </w:rPr>
            </w:rPrChange>
          </w:rPr>
          <w:delText>Figure</w:delText>
        </w:r>
        <w:r w:rsidR="00545F32" w:rsidRPr="00F53B11" w:rsidDel="00D855E1">
          <w:delText xml:space="preserve"> </w:delText>
        </w:r>
        <w:r w:rsidR="00545F32" w:rsidRPr="00F53B11" w:rsidDel="00D855E1">
          <w:rPr>
            <w:noProof/>
          </w:rPr>
          <w:delText>3</w:delText>
        </w:r>
        <w:r w:rsidR="00545F32" w:rsidRPr="00F53B11" w:rsidDel="00D855E1">
          <w:fldChar w:fldCharType="end"/>
        </w:r>
        <w:r w:rsidRPr="00F53B11" w:rsidDel="00D855E1">
          <w:delText xml:space="preserve">c and </w:delText>
        </w:r>
        <w:r w:rsidR="00545F32" w:rsidRPr="00F53B11" w:rsidDel="00D855E1">
          <w:fldChar w:fldCharType="begin"/>
        </w:r>
        <w:r w:rsidR="00545F32" w:rsidRPr="00F53B11" w:rsidDel="00D855E1">
          <w:delInstrText xml:space="preserve"> REF _Ref198056564 \h </w:delInstrText>
        </w:r>
      </w:del>
      <w:r w:rsidR="00D855E1" w:rsidRPr="00F53B11">
        <w:instrText xml:space="preserve"> \* MERGEFORMAT </w:instrText>
      </w:r>
      <w:del w:id="1018" w:author="Annie Kraehe" w:date="2025-05-15T15:05:00Z" w16du:dateUtc="2025-05-15T05:35:00Z">
        <w:r w:rsidR="00545F32" w:rsidRPr="00F53B11" w:rsidDel="00D855E1">
          <w:fldChar w:fldCharType="separate"/>
        </w:r>
        <w:r w:rsidR="00545F32" w:rsidRPr="00F53B11" w:rsidDel="00D855E1">
          <w:rPr>
            <w:rPrChange w:id="1019" w:author="Annie Kraehe" w:date="2025-05-19T17:04:00Z" w16du:dateUtc="2025-05-19T07:34:00Z">
              <w:rPr>
                <w:color w:val="D86DCB" w:themeColor="accent5" w:themeTint="99"/>
              </w:rPr>
            </w:rPrChange>
          </w:rPr>
          <w:delText>Figure</w:delText>
        </w:r>
        <w:r w:rsidR="00545F32" w:rsidRPr="00F53B11" w:rsidDel="00D855E1">
          <w:delText xml:space="preserve"> </w:delText>
        </w:r>
        <w:r w:rsidR="00545F32" w:rsidRPr="00F53B11" w:rsidDel="00D855E1">
          <w:rPr>
            <w:noProof/>
          </w:rPr>
          <w:delText>3</w:delText>
        </w:r>
        <w:r w:rsidR="00545F32" w:rsidRPr="00F53B11" w:rsidDel="00D855E1">
          <w:fldChar w:fldCharType="end"/>
        </w:r>
        <w:r w:rsidRPr="00F53B11" w:rsidDel="00D855E1">
          <w:delText>d),</w:delText>
        </w:r>
      </w:del>
      <w:del w:id="1020" w:author="Annie Kraehe" w:date="2025-05-15T15:06:00Z" w16du:dateUtc="2025-05-15T05:36:00Z">
        <w:r w:rsidRPr="00F53B11" w:rsidDel="00D855E1">
          <w:delText xml:space="preserve"> show</w:delText>
        </w:r>
      </w:del>
      <w:del w:id="1021" w:author="Annie Kraehe" w:date="2025-05-15T15:05:00Z" w16du:dateUtc="2025-05-15T05:35:00Z">
        <w:r w:rsidRPr="00F53B11" w:rsidDel="00D855E1">
          <w:delText>ing</w:delText>
        </w:r>
      </w:del>
      <w:del w:id="1022" w:author="Annie Kraehe" w:date="2025-05-15T15:06:00Z" w16du:dateUtc="2025-05-15T05:36:00Z">
        <w:r w:rsidRPr="00F53B11" w:rsidDel="00D855E1">
          <w:delText xml:space="preserve"> </w:delText>
        </w:r>
        <w:r w:rsidRPr="00F53B11" w:rsidDel="00D855E1">
          <w:rPr>
            <w:i/>
            <w:iCs/>
          </w:rPr>
          <w:delText>L. conditor</w:delText>
        </w:r>
        <w:r w:rsidRPr="00F53B11" w:rsidDel="00D855E1">
          <w:delText xml:space="preserve"> maintai</w:delText>
        </w:r>
      </w:del>
      <w:del w:id="1023" w:author="Annie Kraehe" w:date="2025-05-15T15:05:00Z" w16du:dateUtc="2025-05-15T05:35:00Z">
        <w:r w:rsidRPr="00F53B11" w:rsidDel="00D855E1">
          <w:delText>ning</w:delText>
        </w:r>
      </w:del>
      <w:del w:id="1024" w:author="Annie Kraehe" w:date="2025-05-15T15:06:00Z" w16du:dateUtc="2025-05-15T05:36:00Z">
        <w:r w:rsidRPr="00F53B11" w:rsidDel="00D855E1">
          <w:delText xml:space="preserve"> higher predicted suitability across a broader range of annual precipitation (BIO12), whereas </w:delText>
        </w:r>
        <w:r w:rsidRPr="00F53B11" w:rsidDel="00D855E1">
          <w:rPr>
            <w:i/>
            <w:iCs/>
          </w:rPr>
          <w:delText>L. apicalis</w:delText>
        </w:r>
        <w:r w:rsidRPr="00F53B11" w:rsidDel="00D855E1">
          <w:delText xml:space="preserve"> displayed a narrower peak between approximately 200–300</w:delText>
        </w:r>
        <w:r w:rsidRPr="00F53B11" w:rsidDel="00D855E1">
          <w:rPr>
            <w:rFonts w:ascii="Arial" w:hAnsi="Arial" w:cs="Arial"/>
          </w:rPr>
          <w:delText> </w:delText>
        </w:r>
        <w:r w:rsidRPr="00F53B11" w:rsidDel="00D855E1">
          <w:delText xml:space="preserve">mm. As rainfall increased after the LGM, </w:delText>
        </w:r>
        <w:r w:rsidRPr="00F53B11" w:rsidDel="00D855E1">
          <w:rPr>
            <w:i/>
            <w:iCs/>
          </w:rPr>
          <w:delText>L. apicalis</w:delText>
        </w:r>
        <w:r w:rsidRPr="00F53B11" w:rsidDel="00D855E1">
          <w:delText xml:space="preserve"> expanded more rapidly and extensively, occupying a broader latitudinal and longitudinal range by the Holocene. </w:delText>
        </w:r>
        <w:r w:rsidR="00D16DBC" w:rsidRPr="00F53B11" w:rsidDel="00D855E1">
          <w:delText>Partial dependence plots</w:delText>
        </w:r>
        <w:r w:rsidRPr="00F53B11" w:rsidDel="00D855E1">
          <w:delText xml:space="preserve"> for temperature variables (</w:delText>
        </w:r>
        <w:r w:rsidR="00545F32" w:rsidRPr="00F53B11" w:rsidDel="00D855E1">
          <w:rPr>
            <w:rPrChange w:id="1025" w:author="Annie Kraehe" w:date="2025-05-19T17:04:00Z" w16du:dateUtc="2025-05-19T07:34:00Z">
              <w:rPr>
                <w:color w:val="D86DCB" w:themeColor="accent5" w:themeTint="99"/>
              </w:rPr>
            </w:rPrChange>
          </w:rPr>
          <w:fldChar w:fldCharType="begin"/>
        </w:r>
        <w:r w:rsidR="00545F32" w:rsidRPr="00F53B11" w:rsidDel="00D855E1">
          <w:delInstrText xml:space="preserve"> REF _Ref198056564 \h </w:delInstrText>
        </w:r>
      </w:del>
      <w:r w:rsidR="00D855E1" w:rsidRPr="00F53B11">
        <w:rPr>
          <w:rPrChange w:id="1026" w:author="Annie Kraehe" w:date="2025-05-19T17:04:00Z" w16du:dateUtc="2025-05-19T07:34:00Z">
            <w:rPr>
              <w:color w:val="D86DCB" w:themeColor="accent5" w:themeTint="99"/>
            </w:rPr>
          </w:rPrChange>
        </w:rPr>
        <w:instrText xml:space="preserve"> \* MERGEFORMAT </w:instrText>
      </w:r>
      <w:del w:id="1027" w:author="Annie Kraehe" w:date="2025-05-15T15:06:00Z" w16du:dateUtc="2025-05-15T05:36:00Z">
        <w:r w:rsidR="00545F32" w:rsidRPr="00F53B11" w:rsidDel="00D855E1">
          <w:rPr>
            <w:rPrChange w:id="1028" w:author="Annie Kraehe" w:date="2025-05-19T17:04:00Z" w16du:dateUtc="2025-05-19T07:34:00Z">
              <w:rPr/>
            </w:rPrChange>
          </w:rPr>
        </w:r>
        <w:r w:rsidR="00545F32" w:rsidRPr="00F53B11" w:rsidDel="00D855E1">
          <w:rPr>
            <w:rPrChange w:id="1029" w:author="Annie Kraehe" w:date="2025-05-19T17:04:00Z" w16du:dateUtc="2025-05-19T07:34:00Z">
              <w:rPr>
                <w:color w:val="D86DCB" w:themeColor="accent5" w:themeTint="99"/>
              </w:rPr>
            </w:rPrChange>
          </w:rPr>
          <w:fldChar w:fldCharType="separate"/>
        </w:r>
        <w:r w:rsidR="00545F32" w:rsidRPr="00F53B11" w:rsidDel="00D855E1">
          <w:rPr>
            <w:rPrChange w:id="1030" w:author="Annie Kraehe" w:date="2025-05-19T17:04:00Z" w16du:dateUtc="2025-05-19T07:34:00Z">
              <w:rPr>
                <w:color w:val="D86DCB" w:themeColor="accent5" w:themeTint="99"/>
              </w:rPr>
            </w:rPrChange>
          </w:rPr>
          <w:delText>Figure</w:delText>
        </w:r>
        <w:r w:rsidR="00545F32" w:rsidRPr="00F53B11" w:rsidDel="00D855E1">
          <w:delText xml:space="preserve"> </w:delText>
        </w:r>
        <w:r w:rsidR="00545F32" w:rsidRPr="00F53B11" w:rsidDel="00D855E1">
          <w:rPr>
            <w:noProof/>
          </w:rPr>
          <w:delText>3</w:delText>
        </w:r>
        <w:r w:rsidR="00545F32" w:rsidRPr="00F53B11" w:rsidDel="00D855E1">
          <w:rPr>
            <w:rPrChange w:id="1031" w:author="Annie Kraehe" w:date="2025-05-19T17:04:00Z" w16du:dateUtc="2025-05-19T07:34:00Z">
              <w:rPr>
                <w:color w:val="D86DCB" w:themeColor="accent5" w:themeTint="99"/>
              </w:rPr>
            </w:rPrChange>
          </w:rPr>
          <w:fldChar w:fldCharType="end"/>
        </w:r>
        <w:r w:rsidRPr="00F53B11" w:rsidDel="00D855E1">
          <w:delText xml:space="preserve">a–b) show </w:delText>
        </w:r>
        <w:r w:rsidRPr="00F53B11" w:rsidDel="00D855E1">
          <w:rPr>
            <w:i/>
            <w:iCs/>
          </w:rPr>
          <w:delText>L. apicalis</w:delText>
        </w:r>
        <w:r w:rsidRPr="00F53B11" w:rsidDel="00D855E1">
          <w:delText xml:space="preserve"> maintaining higher suitability under warmer conditions, with predicted tolerance up to ~35</w:delText>
        </w:r>
        <w:r w:rsidRPr="00F53B11" w:rsidDel="00D855E1">
          <w:rPr>
            <w:rFonts w:ascii="Arial" w:hAnsi="Arial" w:cs="Arial"/>
          </w:rPr>
          <w:delText> </w:delText>
        </w:r>
        <w:r w:rsidRPr="00F53B11" w:rsidDel="00D855E1">
          <w:rPr>
            <w:rFonts w:ascii="Aptos" w:hAnsi="Aptos" w:cs="Aptos"/>
          </w:rPr>
          <w:delText>°</w:delText>
        </w:r>
        <w:r w:rsidRPr="00F53B11" w:rsidDel="00D855E1">
          <w:delText xml:space="preserve">C (BIO05), whereas </w:delText>
        </w:r>
        <w:r w:rsidRPr="00F53B11" w:rsidDel="00D855E1">
          <w:rPr>
            <w:i/>
            <w:iCs/>
          </w:rPr>
          <w:delText>L. conditor</w:delText>
        </w:r>
        <w:r w:rsidRPr="00F53B11" w:rsidDel="00D855E1">
          <w:delText xml:space="preserve"> declined markedly above ~30</w:delText>
        </w:r>
        <w:r w:rsidRPr="00F53B11" w:rsidDel="00D855E1">
          <w:rPr>
            <w:rFonts w:ascii="Arial" w:hAnsi="Arial" w:cs="Arial"/>
          </w:rPr>
          <w:delText> </w:delText>
        </w:r>
        <w:r w:rsidRPr="00F53B11" w:rsidDel="00D855E1">
          <w:rPr>
            <w:rFonts w:ascii="Aptos" w:hAnsi="Aptos" w:cs="Aptos"/>
          </w:rPr>
          <w:delText>°</w:delText>
        </w:r>
        <w:r w:rsidRPr="00F53B11" w:rsidDel="00D855E1">
          <w:delText xml:space="preserve">C. </w:delText>
        </w:r>
        <w:r w:rsidRPr="00F53B11" w:rsidDel="00D855E1">
          <w:rPr>
            <w:i/>
            <w:iCs/>
          </w:rPr>
          <w:delText>L. apicalis</w:delText>
        </w:r>
        <w:r w:rsidRPr="00F53B11" w:rsidDel="00D855E1">
          <w:delText xml:space="preserve"> also retained higher suitability under colder minimum temperatures (BIO06), suggesting a greater tolerance for both thermal extremes. These trends are consistent with the variable importance rankings (</w:delText>
        </w:r>
        <w:r w:rsidR="00545F32" w:rsidRPr="00F53B11" w:rsidDel="00D855E1">
          <w:fldChar w:fldCharType="begin"/>
        </w:r>
        <w:r w:rsidR="00545F32" w:rsidRPr="00F53B11" w:rsidDel="00D855E1">
          <w:delInstrText xml:space="preserve"> REF _Ref198058059 \h </w:delInstrText>
        </w:r>
      </w:del>
      <w:r w:rsidR="00D855E1" w:rsidRPr="00F53B11">
        <w:instrText xml:space="preserve"> \* MERGEFORMAT </w:instrText>
      </w:r>
      <w:del w:id="1032" w:author="Annie Kraehe" w:date="2025-05-15T15:06:00Z" w16du:dateUtc="2025-05-15T05:36:00Z">
        <w:r w:rsidR="00545F32" w:rsidRPr="00F53B11" w:rsidDel="00D855E1">
          <w:fldChar w:fldCharType="separate"/>
        </w:r>
        <w:r w:rsidR="00545F32" w:rsidRPr="00F53B11" w:rsidDel="00D855E1">
          <w:delText xml:space="preserve">Supplementary Figure </w:delText>
        </w:r>
        <w:r w:rsidR="00545F32" w:rsidRPr="00F53B11" w:rsidDel="00D855E1">
          <w:rPr>
            <w:noProof/>
          </w:rPr>
          <w:delText>2</w:delText>
        </w:r>
        <w:r w:rsidR="00545F32" w:rsidRPr="00F53B11" w:rsidDel="00D855E1">
          <w:fldChar w:fldCharType="end"/>
        </w:r>
        <w:r w:rsidRPr="00F53B11" w:rsidDel="00D855E1">
          <w:delText xml:space="preserve">), which show BIO12 as the most influential predictor for both species, followed by temperature variables, with slightly lower dropout losses overall for </w:delText>
        </w:r>
        <w:r w:rsidRPr="00F53B11" w:rsidDel="00D855E1">
          <w:rPr>
            <w:i/>
            <w:iCs/>
          </w:rPr>
          <w:delText>L. conditor</w:delText>
        </w:r>
        <w:r w:rsidRPr="00F53B11" w:rsidDel="00D855E1">
          <w:delText>.</w:delText>
        </w:r>
      </w:del>
    </w:p>
    <w:p w14:paraId="67250C5C" w14:textId="16B4D252" w:rsidR="00F6379E" w:rsidRPr="00F53B11" w:rsidRDefault="00F6379E" w:rsidP="001E4115">
      <w:pPr>
        <w:spacing w:line="480" w:lineRule="auto"/>
      </w:pPr>
      <w:r w:rsidRPr="00F53B11">
        <w:t xml:space="preserve">This is notable given that </w:t>
      </w:r>
      <w:r w:rsidRPr="00F53B11">
        <w:rPr>
          <w:i/>
          <w:iCs/>
        </w:rPr>
        <w:t>L. apicalis</w:t>
      </w:r>
      <w:r w:rsidRPr="00F53B11">
        <w:t xml:space="preserve"> was previously described as the more arid-adapted species, based on its historical range and habitat descriptions. Copley (1999) characterised it as extending further into the arid zone than </w:t>
      </w:r>
      <w:r w:rsidRPr="00F53B11">
        <w:rPr>
          <w:i/>
          <w:iCs/>
        </w:rPr>
        <w:t>L. conditor</w:t>
      </w:r>
      <w:del w:id="1033" w:author="Annie Kraehe" w:date="2025-05-15T15:07:00Z" w16du:dateUtc="2025-05-15T05:37:00Z">
        <w:r w:rsidRPr="00F53B11" w:rsidDel="00D855E1">
          <w:delText xml:space="preserve"> and potentially occupying a more arboreal niche with a more flexible diet</w:delText>
        </w:r>
      </w:del>
      <w:r w:rsidRPr="00F53B11">
        <w:t xml:space="preserve">. </w:t>
      </w:r>
      <w:ins w:id="1034" w:author="Annie Kraehe" w:date="2025-05-15T14:39:00Z" w16du:dateUtc="2025-05-15T05:09:00Z">
        <w:del w:id="1035" w:author="Annie Kraehe" w:date="2025-05-15T15:08:00Z" w16du:dateUtc="2025-05-15T05:38:00Z">
          <w:r w:rsidR="00E8567C" w:rsidRPr="00F53B11" w:rsidDel="00D855E1">
            <w:delText xml:space="preserve">While its broader thermal tolerance supports that interpretation, the models indicate that </w:delText>
          </w:r>
          <w:r w:rsidR="00E8567C" w:rsidRPr="00F53B11" w:rsidDel="00D855E1">
            <w:rPr>
              <w:rStyle w:val="Emphasis"/>
            </w:rPr>
            <w:delText>L. conditor</w:delText>
          </w:r>
          <w:r w:rsidR="00E8567C" w:rsidRPr="00F53B11" w:rsidDel="00D855E1">
            <w:delText xml:space="preserve"> is more strongly associated with areas receiving less than 200</w:delText>
          </w:r>
          <w:r w:rsidR="00E8567C" w:rsidRPr="00F53B11" w:rsidDel="00D855E1">
            <w:rPr>
              <w:rFonts w:ascii="Arial" w:hAnsi="Arial" w:cs="Arial"/>
            </w:rPr>
            <w:delText> </w:delText>
          </w:r>
          <w:r w:rsidR="00E8567C" w:rsidRPr="00F53B11" w:rsidDel="00D855E1">
            <w:delText>mm of annual precipitation</w:delText>
          </w:r>
          <w:r w:rsidR="00E8567C" w:rsidRPr="00F53B11" w:rsidDel="00D855E1">
            <w:rPr>
              <w:rFonts w:ascii="Aptos" w:hAnsi="Aptos" w:cs="Aptos"/>
            </w:rPr>
            <w:delText>—</w:delText>
          </w:r>
          <w:r w:rsidR="00E8567C" w:rsidRPr="00F53B11" w:rsidDel="00D855E1">
            <w:delText xml:space="preserve">suggesting it may be more arid-adapted in terms of rainfall tolerance. The following section examines how well these predicted range dynamics align with independent midden records across key regions. </w:delText>
          </w:r>
        </w:del>
      </w:ins>
      <w:del w:id="1036" w:author="Annie Kraehe" w:date="2025-05-15T14:39:00Z" w16du:dateUtc="2025-05-15T05:09:00Z">
        <w:r w:rsidRPr="00F53B11" w:rsidDel="00E8567C">
          <w:delText xml:space="preserve">While its broader thermal tolerance is consistent with that interpretation, our models suggest that </w:delText>
        </w:r>
        <w:r w:rsidRPr="00F53B11" w:rsidDel="00E8567C">
          <w:rPr>
            <w:i/>
            <w:iCs/>
          </w:rPr>
          <w:delText>L. conditor</w:delText>
        </w:r>
        <w:r w:rsidRPr="00F53B11" w:rsidDel="00E8567C">
          <w:delText xml:space="preserve"> </w:delText>
        </w:r>
        <w:commentRangeStart w:id="1037"/>
        <w:commentRangeStart w:id="1038"/>
        <w:r w:rsidRPr="00F53B11" w:rsidDel="00E8567C">
          <w:delText xml:space="preserve">exhibited </w:delText>
        </w:r>
        <w:commentRangeEnd w:id="1037"/>
        <w:r w:rsidR="00093735" w:rsidRPr="00F53B11" w:rsidDel="00E8567C">
          <w:rPr>
            <w:rStyle w:val="CommentReference"/>
          </w:rPr>
          <w:commentReference w:id="1037"/>
        </w:r>
        <w:commentRangeEnd w:id="1038"/>
        <w:r w:rsidR="00FF42D8" w:rsidRPr="00F53B11" w:rsidDel="00E8567C">
          <w:rPr>
            <w:rStyle w:val="CommentReference"/>
          </w:rPr>
          <w:commentReference w:id="1038"/>
        </w:r>
        <w:r w:rsidRPr="00F53B11" w:rsidDel="00E8567C">
          <w:delText>greater suitability under lower annual precipitation—particularly below 200</w:delText>
        </w:r>
        <w:r w:rsidRPr="00F53B11" w:rsidDel="00E8567C">
          <w:rPr>
            <w:rFonts w:ascii="Arial" w:hAnsi="Arial" w:cs="Arial"/>
          </w:rPr>
          <w:delText> </w:delText>
        </w:r>
        <w:r w:rsidRPr="00F53B11" w:rsidDel="00E8567C">
          <w:delText>mm per year</w:delText>
        </w:r>
        <w:r w:rsidRPr="00F53B11" w:rsidDel="00E8567C">
          <w:rPr>
            <w:rFonts w:ascii="Aptos" w:hAnsi="Aptos" w:cs="Aptos"/>
          </w:rPr>
          <w:delText>—</w:delText>
        </w:r>
        <w:r w:rsidRPr="00F53B11" w:rsidDel="00E8567C">
          <w:delText>making it the more arid-adapted species in the climatic sense.</w:delText>
        </w:r>
        <w:r w:rsidR="00D16DBC" w:rsidRPr="00F53B11" w:rsidDel="00E8567C">
          <w:delText xml:space="preserve"> The following section examines how well these predicted range dynamics align with independent midden records across key regions.</w:delText>
        </w:r>
      </w:del>
    </w:p>
    <w:p w14:paraId="1358142B" w14:textId="1BD9955B" w:rsidR="00F6379E" w:rsidRPr="00870ACD" w:rsidDel="00F53B11" w:rsidRDefault="00F6379E" w:rsidP="001E4115">
      <w:pPr>
        <w:pStyle w:val="Heading2"/>
        <w:spacing w:line="480" w:lineRule="auto"/>
        <w:rPr>
          <w:del w:id="1039" w:author="Annie Kraehe" w:date="2025-05-19T17:09:00Z" w16du:dateUtc="2025-05-19T07:39:00Z"/>
        </w:rPr>
        <w:pPrChange w:id="1040" w:author="Annie Kraehe" w:date="2025-05-23T16:42:00Z" w16du:dateUtc="2025-05-23T07:12:00Z">
          <w:pPr/>
        </w:pPrChange>
      </w:pPr>
    </w:p>
    <w:p w14:paraId="350A7AEE" w14:textId="77777777" w:rsidR="00F6379E" w:rsidRPr="00870ACD" w:rsidRDefault="00F6379E" w:rsidP="001E4115">
      <w:pPr>
        <w:pStyle w:val="Heading2"/>
        <w:spacing w:line="480" w:lineRule="auto"/>
      </w:pPr>
      <w:bookmarkStart w:id="1041" w:name="_Toc198911019"/>
      <w:r w:rsidRPr="00870ACD">
        <w:t>Midden Validation</w:t>
      </w:r>
      <w:bookmarkEnd w:id="1041"/>
    </w:p>
    <w:p w14:paraId="61BD4D0F" w14:textId="77777777" w:rsidR="0012312E" w:rsidRPr="00870ACD" w:rsidRDefault="0012312E" w:rsidP="001E4115">
      <w:pPr>
        <w:spacing w:line="480" w:lineRule="auto"/>
        <w:rPr>
          <w:ins w:id="1042" w:author="Annie Kraehe" w:date="2025-05-22T13:20:00Z" w16du:dateUtc="2025-05-22T03:50:00Z"/>
        </w:rPr>
        <w:pPrChange w:id="1043" w:author="Annie Kraehe" w:date="2025-05-23T16:33:00Z" w16du:dateUtc="2025-05-23T07:03:00Z">
          <w:pPr>
            <w:pStyle w:val="Heading2"/>
          </w:pPr>
        </w:pPrChange>
      </w:pPr>
      <w:ins w:id="1044" w:author="Annie Kraehe" w:date="2025-05-22T13:20:00Z" w16du:dateUtc="2025-05-22T03:50:00Z">
        <w:r w:rsidRPr="00870ACD">
          <w:t>The spatial clustering of dated midden samples highlights how access and logistics have influenced validation potential. In the Flinders Ranges, western New South Wales, and the Pilbara, targeted surveys likely provided representative snapshots of preserved midden ages, while in central Australia, broader and more spatially diffuse sampling makes it less clear whether older middens were absent or simply undetected. This uneven coverage reflects the legacy of survey effort rather than the species’ true historical distributions.</w:t>
        </w:r>
      </w:ins>
    </w:p>
    <w:p w14:paraId="568CDB10" w14:textId="24873BB9" w:rsidR="00F218DF" w:rsidRPr="00F53B11" w:rsidDel="0012312E" w:rsidRDefault="0012312E" w:rsidP="001E4115">
      <w:pPr>
        <w:keepNext/>
        <w:spacing w:line="480" w:lineRule="auto"/>
        <w:rPr>
          <w:del w:id="1045" w:author="Annie Kraehe" w:date="2025-05-22T13:20:00Z" w16du:dateUtc="2025-05-22T03:50:00Z"/>
          <w:moveFrom w:id="1046" w:author="Annie Kraehe" w:date="2025-05-15T15:36:00Z" w16du:dateUtc="2025-05-15T06:06:00Z"/>
        </w:rPr>
      </w:pPr>
      <w:ins w:id="1047" w:author="Annie Kraehe" w:date="2025-05-22T13:20:00Z" w16du:dateUtc="2025-05-22T03:50:00Z">
        <w:r w:rsidRPr="0012312E">
          <w:t>In the Pilbara, modelled persistence of high suitability throughout the glacial period suggests the region may have served as a long-term refugium. This is supported by dated middens extending beyond 20</w:t>
        </w:r>
        <w:r w:rsidRPr="0012312E">
          <w:rPr>
            <w:rFonts w:ascii="Arial" w:hAnsi="Arial" w:cs="Arial"/>
          </w:rPr>
          <w:t> </w:t>
        </w:r>
        <w:r w:rsidRPr="0012312E">
          <w:t>ka. In the Flinders Ranges, midden accumulation begins around 12</w:t>
        </w:r>
        <w:r w:rsidRPr="0012312E">
          <w:rPr>
            <w:rFonts w:ascii="Arial" w:hAnsi="Arial" w:cs="Arial"/>
          </w:rPr>
          <w:t> </w:t>
        </w:r>
        <w:r w:rsidRPr="0012312E">
          <w:t>ka, coinciding with predicted increases in suitability. In southeastern Australia, midden dates cluster around 7</w:t>
        </w:r>
        <w:r w:rsidRPr="0012312E">
          <w:rPr>
            <w:rFonts w:ascii="Arial" w:hAnsi="Arial" w:cs="Arial"/>
          </w:rPr>
          <w:t> </w:t>
        </w:r>
        <w:r w:rsidRPr="0012312E">
          <w:t xml:space="preserve">ka, matching the timing of postglacial expansion in the L. apicalis model. </w:t>
        </w:r>
      </w:ins>
      <w:commentRangeStart w:id="1048"/>
      <w:commentRangeStart w:id="1049"/>
      <w:del w:id="1050" w:author="Annie Kraehe" w:date="2025-05-22T13:20:00Z" w16du:dateUtc="2025-05-22T03:50:00Z">
        <w:r w:rsidR="00F6379E" w:rsidRPr="00F53B11" w:rsidDel="0012312E">
          <w:delText>The</w:delText>
        </w:r>
        <w:commentRangeEnd w:id="1048"/>
        <w:r w:rsidR="007B57EB" w:rsidRPr="00F53B11" w:rsidDel="0012312E">
          <w:rPr>
            <w:rStyle w:val="CommentReference"/>
          </w:rPr>
          <w:commentReference w:id="1048"/>
        </w:r>
        <w:commentRangeEnd w:id="1049"/>
        <w:r w:rsidR="0037558B" w:rsidRPr="00F53B11" w:rsidDel="0012312E">
          <w:rPr>
            <w:rStyle w:val="CommentReference"/>
          </w:rPr>
          <w:commentReference w:id="1049"/>
        </w:r>
        <w:r w:rsidR="00F6379E" w:rsidRPr="00F53B11" w:rsidDel="0012312E">
          <w:delText xml:space="preserve"> </w:delText>
        </w:r>
      </w:del>
      <w:del w:id="1051" w:author="Annie Kraehe" w:date="2025-05-19T16:54:00Z" w16du:dateUtc="2025-05-19T07:24:00Z">
        <w:r w:rsidR="00F6379E" w:rsidRPr="00F53B11" w:rsidDel="00890AE5">
          <w:delText xml:space="preserve">distribution </w:delText>
        </w:r>
      </w:del>
      <w:del w:id="1052" w:author="Annie Kraehe" w:date="2025-05-22T13:20:00Z" w16du:dateUtc="2025-05-22T03:50:00Z">
        <w:r w:rsidR="00F6379E" w:rsidRPr="00F53B11" w:rsidDel="0012312E">
          <w:delText>of dated midden samples</w:delText>
        </w:r>
      </w:del>
      <w:del w:id="1053" w:author="Annie Kraehe" w:date="2025-05-19T16:55:00Z" w16du:dateUtc="2025-05-19T07:25:00Z">
        <w:r w:rsidR="00F6379E" w:rsidRPr="00F53B11" w:rsidDel="00890AE5">
          <w:delText xml:space="preserve"> is highly spatially clustered, with most records falling within four core regions: the Pilbara, the Flinders Ranges, central Australia near Alice Springs, and western New South Wales near Broken Hill</w:delText>
        </w:r>
        <w:r w:rsidR="00F218DF" w:rsidRPr="00F53B11" w:rsidDel="00890AE5">
          <w:delText xml:space="preserve"> (</w:delText>
        </w:r>
        <w:r w:rsidR="00F218DF" w:rsidRPr="00F53B11" w:rsidDel="00890AE5">
          <w:fldChar w:fldCharType="begin"/>
        </w:r>
        <w:r w:rsidR="00F218DF" w:rsidRPr="00F53B11" w:rsidDel="00890AE5">
          <w:delInstrText xml:space="preserve"> REF _Ref198060732 \h </w:delInstrText>
        </w:r>
        <w:r w:rsidR="00D855E1" w:rsidRPr="00F53B11" w:rsidDel="00890AE5">
          <w:delInstrText xml:space="preserve"> \* MERGEFORMAT </w:delInstrText>
        </w:r>
        <w:r w:rsidR="00F218DF" w:rsidRPr="00F53B11" w:rsidDel="00890AE5">
          <w:fldChar w:fldCharType="separate"/>
        </w:r>
      </w:del>
      <w:del w:id="1054" w:author="Annie Kraehe" w:date="2025-05-19T10:55:00Z" w16du:dateUtc="2025-05-19T01:25:00Z">
        <w:r w:rsidR="00F218DF" w:rsidRPr="00F53B11" w:rsidDel="0087659B">
          <w:rPr>
            <w:rPrChange w:id="1055" w:author="Annie Kraehe" w:date="2025-05-19T17:04:00Z" w16du:dateUtc="2025-05-19T07:34:00Z">
              <w:rPr>
                <w:color w:val="D86DCB" w:themeColor="accent5" w:themeTint="99"/>
              </w:rPr>
            </w:rPrChange>
          </w:rPr>
          <w:delText>Figure</w:delText>
        </w:r>
        <w:r w:rsidR="00F218DF" w:rsidRPr="00F53B11" w:rsidDel="0087659B">
          <w:delText xml:space="preserve"> </w:delText>
        </w:r>
        <w:r w:rsidR="00F218DF" w:rsidRPr="00F53B11" w:rsidDel="0087659B">
          <w:rPr>
            <w:noProof/>
          </w:rPr>
          <w:delText>6</w:delText>
        </w:r>
      </w:del>
      <w:del w:id="1056" w:author="Annie Kraehe" w:date="2025-05-19T16:55:00Z" w16du:dateUtc="2025-05-19T07:25:00Z">
        <w:r w:rsidR="00F218DF" w:rsidRPr="00F53B11" w:rsidDel="00890AE5">
          <w:fldChar w:fldCharType="end"/>
        </w:r>
        <w:r w:rsidR="00F218DF" w:rsidRPr="00F53B11" w:rsidDel="00890AE5">
          <w:delText>)</w:delText>
        </w:r>
        <w:r w:rsidR="00F6379E" w:rsidRPr="00F53B11" w:rsidDel="00890AE5">
          <w:delText>. This uneven coverage reflects the legacy of targeted sampling campaigns rather than the species’ true historical distributions.</w:delText>
        </w:r>
      </w:del>
      <w:del w:id="1057" w:author="Annie Kraehe" w:date="2025-05-19T16:56:00Z" w16du:dateUtc="2025-05-19T07:26:00Z">
        <w:r w:rsidR="00F6379E" w:rsidRPr="00F53B11" w:rsidDel="00890AE5">
          <w:delText xml:space="preserve"> </w:delText>
        </w:r>
      </w:del>
      <w:del w:id="1058" w:author="Annie Kraehe" w:date="2025-05-22T13:20:00Z" w16du:dateUtc="2025-05-22T03:50:00Z">
        <w:r w:rsidR="00F6379E" w:rsidRPr="00F53B11" w:rsidDel="0012312E">
          <w:delText xml:space="preserve">In </w:delText>
        </w:r>
      </w:del>
      <w:del w:id="1059" w:author="Annie Kraehe" w:date="2025-05-19T16:57:00Z" w16du:dateUtc="2025-05-19T07:27:00Z">
        <w:r w:rsidR="00F6379E" w:rsidRPr="00F53B11" w:rsidDel="00890AE5">
          <w:delText>the Flinders Ranges and western New South Wales, midden collection has been spatially concentrated within relatively small areas (~144–388</w:delText>
        </w:r>
        <w:r w:rsidR="00F6379E" w:rsidRPr="00F53B11" w:rsidDel="00890AE5">
          <w:rPr>
            <w:rFonts w:ascii="Arial" w:hAnsi="Arial" w:cs="Arial"/>
          </w:rPr>
          <w:delText> </w:delText>
        </w:r>
        <w:r w:rsidR="00F6379E" w:rsidRPr="00F53B11" w:rsidDel="00890AE5">
          <w:delText>km²), reflecting intensive and focused survey efforts. In contrast, central Australian middens are spread across a much broader area (~44,900</w:delText>
        </w:r>
        <w:r w:rsidR="00F6379E" w:rsidRPr="00F53B11" w:rsidDel="00890AE5">
          <w:rPr>
            <w:rFonts w:ascii="Arial" w:hAnsi="Arial" w:cs="Arial"/>
          </w:rPr>
          <w:delText> </w:delText>
        </w:r>
        <w:r w:rsidR="00F6379E" w:rsidRPr="00F53B11" w:rsidDel="00890AE5">
          <w:delText>km</w:delText>
        </w:r>
        <w:r w:rsidR="00F6379E" w:rsidRPr="00F53B11" w:rsidDel="00890AE5">
          <w:rPr>
            <w:rFonts w:ascii="Aptos" w:hAnsi="Aptos" w:cs="Aptos"/>
          </w:rPr>
          <w:delText>²</w:delText>
        </w:r>
        <w:r w:rsidR="00F6379E" w:rsidRPr="00F53B11" w:rsidDel="00890AE5">
          <w:delText>), indicating more diffuse and opportunistic sampling</w:delText>
        </w:r>
      </w:del>
      <w:del w:id="1060" w:author="Annie Kraehe" w:date="2025-05-15T15:28:00Z" w16du:dateUtc="2025-05-15T05:58:00Z">
        <w:r w:rsidR="00F6379E" w:rsidRPr="00F53B11" w:rsidDel="005E39FA">
          <w:delText xml:space="preserve"> (</w:delText>
        </w:r>
        <w:r w:rsidR="00F218DF" w:rsidRPr="00F53B11" w:rsidDel="005E39FA">
          <w:rPr>
            <w:rPrChange w:id="1061" w:author="Annie Kraehe" w:date="2025-05-19T17:04:00Z" w16du:dateUtc="2025-05-19T07:34:00Z">
              <w:rPr>
                <w:color w:val="FF0000"/>
              </w:rPr>
            </w:rPrChange>
          </w:rPr>
          <w:fldChar w:fldCharType="begin"/>
        </w:r>
        <w:r w:rsidR="00F218DF" w:rsidRPr="00F53B11" w:rsidDel="005E39FA">
          <w:delInstrText xml:space="preserve"> REF _Ref198060896 \h </w:delInstrText>
        </w:r>
        <w:r w:rsidR="00D855E1" w:rsidRPr="00F53B11" w:rsidDel="005E39FA">
          <w:rPr>
            <w:rPrChange w:id="1062" w:author="Annie Kraehe" w:date="2025-05-19T17:04:00Z" w16du:dateUtc="2025-05-19T07:34:00Z">
              <w:rPr>
                <w:color w:val="FF0000"/>
              </w:rPr>
            </w:rPrChange>
          </w:rPr>
          <w:delInstrText xml:space="preserve"> \* MERGEFORMAT </w:delInstrText>
        </w:r>
        <w:r w:rsidR="00F218DF" w:rsidRPr="00F53B11" w:rsidDel="005E39FA">
          <w:rPr>
            <w:rPrChange w:id="1063" w:author="Annie Kraehe" w:date="2025-05-19T17:04:00Z" w16du:dateUtc="2025-05-19T07:34:00Z">
              <w:rPr/>
            </w:rPrChange>
          </w:rPr>
        </w:r>
        <w:r w:rsidR="00F218DF" w:rsidRPr="00F53B11" w:rsidDel="005E39FA">
          <w:rPr>
            <w:rPrChange w:id="1064" w:author="Annie Kraehe" w:date="2025-05-19T17:04:00Z" w16du:dateUtc="2025-05-19T07:34:00Z">
              <w:rPr>
                <w:color w:val="FF0000"/>
              </w:rPr>
            </w:rPrChange>
          </w:rPr>
          <w:fldChar w:fldCharType="separate"/>
        </w:r>
        <w:r w:rsidR="00F218DF" w:rsidRPr="00F53B11" w:rsidDel="005E39FA">
          <w:rPr>
            <w:rPrChange w:id="1065" w:author="Annie Kraehe" w:date="2025-05-19T17:04:00Z" w16du:dateUtc="2025-05-19T07:34:00Z">
              <w:rPr>
                <w:color w:val="FF0000"/>
              </w:rPr>
            </w:rPrChange>
          </w:rPr>
          <w:delText>Table</w:delText>
        </w:r>
        <w:r w:rsidR="00F218DF" w:rsidRPr="00F53B11" w:rsidDel="005E39FA">
          <w:delText xml:space="preserve"> </w:delText>
        </w:r>
        <w:r w:rsidR="00F218DF" w:rsidRPr="00F53B11" w:rsidDel="005E39FA">
          <w:rPr>
            <w:noProof/>
          </w:rPr>
          <w:delText>4</w:delText>
        </w:r>
        <w:r w:rsidR="00F218DF" w:rsidRPr="00F53B11" w:rsidDel="005E39FA">
          <w:rPr>
            <w:rPrChange w:id="1066" w:author="Annie Kraehe" w:date="2025-05-19T17:04:00Z" w16du:dateUtc="2025-05-19T07:34:00Z">
              <w:rPr>
                <w:color w:val="FF0000"/>
              </w:rPr>
            </w:rPrChange>
          </w:rPr>
          <w:fldChar w:fldCharType="end"/>
        </w:r>
        <w:r w:rsidR="00F6379E" w:rsidRPr="00F53B11" w:rsidDel="005E39FA">
          <w:delText>). Pr</w:delText>
        </w:r>
      </w:del>
      <w:del w:id="1067" w:author="Annie Kraehe" w:date="2025-05-19T16:57:00Z" w16du:dateUtc="2025-05-19T07:27:00Z">
        <w:r w:rsidR="00F6379E" w:rsidRPr="00F53B11" w:rsidDel="00890AE5">
          <w:delText xml:space="preserve">ecise coordinates for the Pilbara middens are unavailable due to cultural sensitivities, </w:delText>
        </w:r>
        <w:commentRangeStart w:id="1068"/>
        <w:r w:rsidR="00F6379E" w:rsidRPr="00F53B11" w:rsidDel="00890AE5">
          <w:delText xml:space="preserve">but </w:delText>
        </w:r>
        <w:r w:rsidR="00DD4DD3" w:rsidRPr="00F53B11" w:rsidDel="00890AE5">
          <w:fldChar w:fldCharType="begin"/>
        </w:r>
        <w:r w:rsidR="002E1B74" w:rsidRPr="00F53B11" w:rsidDel="00890AE5">
          <w:delInstrText xml:space="preserve"> ADDIN EN.CITE &lt;EndNote&gt;&lt;Cite AuthorYear="1"&gt;&lt;Author&gt;McBride&lt;/Author&gt;&lt;Year&gt;2022&lt;/Year&gt;&lt;RecNum&gt;569&lt;/RecNum&gt;&lt;DisplayText&gt;McBride et al. (2022)&lt;/DisplayText&gt;&lt;record&gt;&lt;rec-number&gt;569&lt;/rec-number&gt;&lt;foreign-keys&gt;&lt;key app="EN" db-id="e0wsva0pt9tdf2e2v02v59toar99ttxfrsap" timestamp="1703919848" guid="201a55a3-6a94-4856-bc36-4813cfc2f145"&gt;569&lt;/key&gt;&lt;/foreign-keys&gt;&lt;ref-type name="Journal Article"&gt;17&lt;/ref-type&gt;&lt;contributors&gt;&lt;authors&gt;&lt;author&gt;McBride, Emily&lt;/author&gt;&lt;author&gt;Wallis, Lynley A&lt;/author&gt;&lt;author&gt;Hopf, Felicitas&lt;/author&gt;&lt;author&gt;Haberle, Simon G&lt;/author&gt;&lt;author&gt;Dardengo, Mia&lt;/author&gt;&lt;/authors&gt;&lt;/contributors&gt;&lt;titles&gt;&lt;title&gt;Demonstrating the potential of amberat middens for understanding late Quaternary palaeoenvironments in the Central Pilbara, western Australia&lt;/title&gt;&lt;secondary-title&gt;Quaternary International&lt;/secondary-title&gt;&lt;/titles&gt;&lt;periodical&gt;&lt;full-title&gt;Quaternary International&lt;/full-title&gt;&lt;/periodical&gt;&lt;pages&gt;99-110&lt;/pages&gt;&lt;volume&gt;634&lt;/volume&gt;&lt;dates&gt;&lt;year&gt;2022&lt;/year&gt;&lt;/dates&gt;&lt;isbn&gt;1040-6182&lt;/isbn&gt;&lt;urls&gt;&lt;/urls&gt;&lt;electronic-resource-num&gt;https://doi.org/10.1016/j.quaint.2022.05.009&lt;/electronic-resource-num&gt;&lt;/record&gt;&lt;/Cite&gt;&lt;/EndNote&gt;</w:delInstrText>
        </w:r>
        <w:r w:rsidR="00DD4DD3" w:rsidRPr="00F53B11" w:rsidDel="00890AE5">
          <w:fldChar w:fldCharType="separate"/>
        </w:r>
        <w:r w:rsidR="00DD4DD3" w:rsidRPr="00F53B11" w:rsidDel="00890AE5">
          <w:rPr>
            <w:noProof/>
          </w:rPr>
          <w:delText>McBride et al. (2022)</w:delText>
        </w:r>
        <w:r w:rsidR="00DD4DD3" w:rsidRPr="00F53B11" w:rsidDel="00890AE5">
          <w:fldChar w:fldCharType="end"/>
        </w:r>
      </w:del>
      <w:del w:id="1069" w:author="Annie Kraehe" w:date="2025-05-15T15:11:00Z" w16du:dateUtc="2025-05-15T05:41:00Z">
        <w:r w:rsidR="00F6379E" w:rsidRPr="00F53B11" w:rsidDel="00DD4DD3">
          <w:delText xml:space="preserve">published maps suggest </w:delText>
        </w:r>
      </w:del>
      <w:del w:id="1070" w:author="Annie Kraehe" w:date="2025-05-19T16:57:00Z" w16du:dateUtc="2025-05-19T07:27:00Z">
        <w:r w:rsidR="00F6379E" w:rsidRPr="00F53B11" w:rsidDel="00890AE5">
          <w:delText xml:space="preserve">they derive from a highly localised area within Banjima Country. </w:delText>
        </w:r>
        <w:commentRangeEnd w:id="1068"/>
        <w:r w:rsidR="00DD4DD3" w:rsidRPr="00F53B11" w:rsidDel="00890AE5">
          <w:rPr>
            <w:rStyle w:val="CommentReference"/>
          </w:rPr>
          <w:commentReference w:id="1068"/>
        </w:r>
        <w:r w:rsidR="00F6379E" w:rsidRPr="00F53B11" w:rsidDel="00890AE5">
          <w:delText xml:space="preserve">Sampling intensity in </w:delText>
        </w:r>
      </w:del>
      <w:del w:id="1071" w:author="Annie Kraehe" w:date="2025-05-22T13:20:00Z" w16du:dateUtc="2025-05-22T03:50:00Z">
        <w:r w:rsidR="00F6379E" w:rsidRPr="00F53B11" w:rsidDel="0012312E">
          <w:delText xml:space="preserve">the Flinders Ranges, western New South Wales, and the Pilbara </w:delText>
        </w:r>
      </w:del>
      <w:del w:id="1072" w:author="Annie Kraehe" w:date="2025-05-19T16:58:00Z" w16du:dateUtc="2025-05-19T07:28:00Z">
        <w:r w:rsidR="00F6379E" w:rsidRPr="00F53B11" w:rsidDel="00890AE5">
          <w:delText xml:space="preserve">is likely sufficient to provide representative snapshots </w:delText>
        </w:r>
      </w:del>
      <w:del w:id="1073" w:author="Annie Kraehe" w:date="2025-05-22T13:20:00Z" w16du:dateUtc="2025-05-22T03:50:00Z">
        <w:r w:rsidR="00F6379E" w:rsidRPr="00F53B11" w:rsidDel="0012312E">
          <w:delText xml:space="preserve">of the age range of middens that remained preserved and detectable </w:delText>
        </w:r>
      </w:del>
      <w:del w:id="1074" w:author="Annie Kraehe" w:date="2025-05-15T15:35:00Z" w16du:dateUtc="2025-05-15T06:05:00Z">
        <w:r w:rsidR="00F6379E" w:rsidRPr="00F53B11" w:rsidDel="00FF181F">
          <w:delText>a</w:delText>
        </w:r>
      </w:del>
      <w:del w:id="1075" w:author="Annie Kraehe" w:date="2025-05-22T13:20:00Z" w16du:dateUtc="2025-05-22T03:50:00Z">
        <w:r w:rsidR="00F6379E" w:rsidRPr="00F53B11" w:rsidDel="0012312E">
          <w:delText xml:space="preserve">t the time of collection. In </w:delText>
        </w:r>
      </w:del>
      <w:del w:id="1076" w:author="Annie Kraehe" w:date="2025-05-19T16:59:00Z" w16du:dateUtc="2025-05-19T07:29:00Z">
        <w:r w:rsidR="00F6379E" w:rsidRPr="00F53B11" w:rsidDel="00890AE5">
          <w:delText xml:space="preserve">central Australia, </w:delText>
        </w:r>
      </w:del>
      <w:del w:id="1077" w:author="Annie Kraehe" w:date="2025-05-19T16:58:00Z" w16du:dateUtc="2025-05-19T07:28:00Z">
        <w:r w:rsidR="00F6379E" w:rsidRPr="00F53B11" w:rsidDel="00890AE5">
          <w:delText xml:space="preserve">this is less certain due to </w:delText>
        </w:r>
      </w:del>
      <w:del w:id="1078" w:author="Annie Kraehe" w:date="2025-05-22T13:20:00Z" w16du:dateUtc="2025-05-22T03:50:00Z">
        <w:r w:rsidR="00F6379E" w:rsidRPr="00F53B11" w:rsidDel="0012312E">
          <w:delText xml:space="preserve">the broader and more spatially diffuse </w:delText>
        </w:r>
      </w:del>
      <w:del w:id="1079" w:author="Annie Kraehe" w:date="2025-05-19T16:59:00Z" w16du:dateUtc="2025-05-19T07:29:00Z">
        <w:r w:rsidR="00F6379E" w:rsidRPr="00F53B11" w:rsidDel="00890AE5">
          <w:delText xml:space="preserve">distribution of </w:delText>
        </w:r>
      </w:del>
      <w:del w:id="1080" w:author="Annie Kraehe" w:date="2025-05-22T13:20:00Z" w16du:dateUtc="2025-05-22T03:50:00Z">
        <w:r w:rsidR="00F6379E" w:rsidRPr="00F53B11" w:rsidDel="0012312E">
          <w:delText>sampl</w:delText>
        </w:r>
      </w:del>
      <w:del w:id="1081" w:author="Annie Kraehe" w:date="2025-05-19T16:59:00Z" w16du:dateUtc="2025-05-19T07:29:00Z">
        <w:r w:rsidR="00F6379E" w:rsidRPr="00F53B11" w:rsidDel="00890AE5">
          <w:delText>es.</w:delText>
        </w:r>
        <w:r w:rsidR="00F218DF" w:rsidRPr="00F53B11" w:rsidDel="00890AE5">
          <w:rPr>
            <w:noProof/>
          </w:rPr>
          <w:delText xml:space="preserve"> </w:delText>
        </w:r>
      </w:del>
      <w:moveFromRangeStart w:id="1082" w:author="Annie Kraehe" w:date="2025-05-15T15:36:00Z" w:name="move198215778"/>
    </w:p>
    <w:p w14:paraId="5A620620" w14:textId="4A1D5968" w:rsidR="00F218DF" w:rsidRPr="00F53B11" w:rsidDel="0012312E" w:rsidRDefault="00FF181F" w:rsidP="001E4115">
      <w:pPr>
        <w:keepNext/>
        <w:spacing w:line="480" w:lineRule="auto"/>
        <w:rPr>
          <w:del w:id="1083" w:author="Annie Kraehe" w:date="2025-05-22T13:20:00Z" w16du:dateUtc="2025-05-22T03:50:00Z"/>
          <w:moveFrom w:id="1084" w:author="Annie Kraehe" w:date="2025-05-15T15:36:00Z" w16du:dateUtc="2025-05-15T06:06:00Z"/>
        </w:rPr>
      </w:pPr>
      <w:moveFrom w:id="1085" w:author="Annie Kraehe" w:date="2025-05-15T15:36:00Z" w16du:dateUtc="2025-05-15T06:06:00Z">
        <w:del w:id="1086" w:author="Annie Kraehe" w:date="2025-05-22T13:20:00Z" w16du:dateUtc="2025-05-22T03:50:00Z">
          <w:r w:rsidRPr="00F53B11" w:rsidDel="0012312E">
            <w:rPr>
              <w:noProof/>
            </w:rPr>
            <w:drawing>
              <wp:anchor distT="0" distB="0" distL="114300" distR="114300" simplePos="0" relativeHeight="251658240" behindDoc="0" locked="0" layoutInCell="1" allowOverlap="1" wp14:anchorId="48333F5A" wp14:editId="67F2A222">
                <wp:simplePos x="0" y="0"/>
                <wp:positionH relativeFrom="column">
                  <wp:posOffset>-19050</wp:posOffset>
                </wp:positionH>
                <wp:positionV relativeFrom="paragraph">
                  <wp:posOffset>291465</wp:posOffset>
                </wp:positionV>
                <wp:extent cx="5387340" cy="4544060"/>
                <wp:effectExtent l="0" t="0" r="3810" b="8890"/>
                <wp:wrapTopAndBottom/>
                <wp:docPr id="249258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58174"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95" t="4213" b="21"/>
                        <a:stretch/>
                      </pic:blipFill>
                      <pic:spPr bwMode="auto">
                        <a:xfrm>
                          <a:off x="0" y="0"/>
                          <a:ext cx="5387340" cy="4544060"/>
                        </a:xfrm>
                        <a:prstGeom prst="rect">
                          <a:avLst/>
                        </a:prstGeom>
                        <a:noFill/>
                        <a:ln>
                          <a:noFill/>
                        </a:ln>
                        <a:extLst>
                          <a:ext uri="{53640926-AAD7-44D8-BBD7-CCE9431645EC}">
                            <a14:shadowObscured xmlns:a14="http://schemas.microsoft.com/office/drawing/2010/main"/>
                          </a:ext>
                        </a:extLst>
                      </pic:spPr>
                    </pic:pic>
                  </a:graphicData>
                </a:graphic>
              </wp:anchor>
            </w:drawing>
          </w:r>
        </w:del>
      </w:moveFrom>
    </w:p>
    <w:p w14:paraId="7D91ECC9" w14:textId="6DF0C88B" w:rsidR="00F218DF" w:rsidRPr="00F53B11" w:rsidDel="00890AE5" w:rsidRDefault="00F218DF" w:rsidP="001E4115">
      <w:pPr>
        <w:keepNext/>
        <w:spacing w:line="480" w:lineRule="auto"/>
        <w:rPr>
          <w:del w:id="1087" w:author="Annie Kraehe" w:date="2025-05-19T17:03:00Z" w16du:dateUtc="2025-05-19T07:33:00Z"/>
        </w:rPr>
        <w:pPrChange w:id="1088" w:author="Annie Kraehe" w:date="2025-05-19T16:55:00Z" w16du:dateUtc="2025-05-19T07:25:00Z">
          <w:pPr>
            <w:pStyle w:val="Caption"/>
          </w:pPr>
        </w:pPrChange>
      </w:pPr>
      <w:moveFrom w:id="1089" w:author="Annie Kraehe" w:date="2025-05-15T15:36:00Z" w16du:dateUtc="2025-05-15T06:06:00Z">
        <w:del w:id="1090" w:author="Annie Kraehe" w:date="2025-05-22T13:20:00Z" w16du:dateUtc="2025-05-22T03:50:00Z">
          <w:r w:rsidRPr="00F53B11" w:rsidDel="0012312E">
            <w:rPr>
              <w:rPrChange w:id="1091" w:author="Annie Kraehe" w:date="2025-05-19T17:04:00Z" w16du:dateUtc="2025-05-19T07:34:00Z">
                <w:rPr>
                  <w:b w:val="0"/>
                  <w:bCs w:val="0"/>
                  <w:color w:val="D86DCB" w:themeColor="accent5" w:themeTint="99"/>
                </w:rPr>
              </w:rPrChange>
            </w:rPr>
            <w:delText>Figure</w:delText>
          </w:r>
          <w:r w:rsidRPr="00F53B11" w:rsidDel="0012312E">
            <w:delText xml:space="preserve"> </w:delText>
          </w:r>
          <w:r w:rsidRPr="00F53B11" w:rsidDel="0012312E">
            <w:fldChar w:fldCharType="begin"/>
          </w:r>
          <w:r w:rsidRPr="00F53B11" w:rsidDel="0012312E">
            <w:delInstrText xml:space="preserve"> SEQ Figure \* ARABIC </w:delInstrText>
          </w:r>
          <w:r w:rsidRPr="00F53B11" w:rsidDel="0012312E">
            <w:fldChar w:fldCharType="separate"/>
          </w:r>
          <w:r w:rsidRPr="00F53B11" w:rsidDel="0012312E">
            <w:delText>6</w:delText>
          </w:r>
          <w:r w:rsidRPr="00F53B11" w:rsidDel="0012312E">
            <w:fldChar w:fldCharType="end"/>
          </w:r>
          <w:r w:rsidRPr="00F53B11" w:rsidDel="0012312E">
            <w:delText xml:space="preserve">. </w:delText>
          </w:r>
          <w:r w:rsidRPr="00F53B11" w:rsidDel="0012312E">
            <w:rPr>
              <w:b/>
              <w:bCs/>
            </w:rPr>
            <w:delText>Kernel density estimate showing the spatial distribution of dated midden sampling effort across Australia. Four major clusters are apparent, including the Pilbara, central Australia, the Flinders Ranges, and southeastern Australia. These clusters reflect areas of concentrated sampling and dating, highlighting the spatial bias of available validation data.</w:delText>
          </w:r>
        </w:del>
      </w:moveFrom>
      <w:moveFromRangeEnd w:id="1082"/>
    </w:p>
    <w:p w14:paraId="6E1AD6F9" w14:textId="508B8530" w:rsidR="00F6379E" w:rsidRPr="00F53B11" w:rsidDel="00FF181F" w:rsidRDefault="00F6379E" w:rsidP="001E4115">
      <w:pPr>
        <w:keepNext/>
        <w:spacing w:line="480" w:lineRule="auto"/>
        <w:rPr>
          <w:del w:id="1092" w:author="Annie Kraehe" w:date="2025-05-15T15:36:00Z" w16du:dateUtc="2025-05-15T06:06:00Z"/>
        </w:rPr>
        <w:pPrChange w:id="1093" w:author="Annie Kraehe" w:date="2025-05-19T17:03:00Z" w16du:dateUtc="2025-05-19T07:33:00Z">
          <w:pPr/>
        </w:pPrChange>
      </w:pPr>
    </w:p>
    <w:p w14:paraId="16B5F87C" w14:textId="49D9CB3D" w:rsidR="00F6379E" w:rsidRPr="00F53B11" w:rsidRDefault="00F6379E" w:rsidP="001E4115">
      <w:pPr>
        <w:spacing w:line="480" w:lineRule="auto"/>
      </w:pPr>
      <w:del w:id="1094" w:author="Annie Kraehe" w:date="2025-05-22T13:20:00Z" w16du:dateUtc="2025-05-22T03:50:00Z">
        <w:r w:rsidRPr="00F53B11" w:rsidDel="0012312E">
          <w:delText xml:space="preserve">In the Pilbara, the modelled persistence of high suitability throughout the glacial period suggests that the region may have served as a long-term refugium for </w:delText>
        </w:r>
        <w:r w:rsidRPr="00F53B11" w:rsidDel="0012312E">
          <w:rPr>
            <w:i/>
            <w:iCs/>
          </w:rPr>
          <w:delText>Leporillus</w:delText>
        </w:r>
        <w:r w:rsidRPr="00F53B11" w:rsidDel="0012312E">
          <w:delText xml:space="preserve"> populations. This interpretation is supported by the midden record, which extends into the Pleistocene, with some samples dating beyond 20 ka. In the Flinders Ranges, midden accumulation begins around −12 ka, coinciding with predicted increases in suitability for both species. In southeastern Australia, midden dates cluster around −7 ka, matching the timing of postglacial expansion in the </w:delText>
        </w:r>
        <w:r w:rsidRPr="00F53B11" w:rsidDel="0012312E">
          <w:rPr>
            <w:i/>
            <w:iCs/>
          </w:rPr>
          <w:delText>L. apicalis</w:delText>
        </w:r>
        <w:r w:rsidRPr="00F53B11" w:rsidDel="0012312E">
          <w:delText xml:space="preserve"> model. </w:delText>
        </w:r>
      </w:del>
      <w:r w:rsidRPr="00F53B11">
        <w:t xml:space="preserve">These patterns provide strong independent support </w:t>
      </w:r>
      <w:ins w:id="1095" w:author="Annie Kraehe" w:date="2025-05-22T13:21:00Z" w16du:dateUtc="2025-05-22T03:51:00Z">
        <w:r w:rsidR="0012312E" w:rsidRPr="0012312E">
          <w:t>for the modelled range shifts</w:t>
        </w:r>
      </w:ins>
      <w:ins w:id="1096" w:author="Annie Kraehe" w:date="2025-05-22T13:22:00Z" w16du:dateUtc="2025-05-22T03:52:00Z">
        <w:r w:rsidR="0012312E">
          <w:t>.</w:t>
        </w:r>
      </w:ins>
      <w:del w:id="1097" w:author="Annie Kraehe" w:date="2025-05-22T13:21:00Z" w16du:dateUtc="2025-05-22T03:51:00Z">
        <w:r w:rsidRPr="00F53B11" w:rsidDel="0012312E">
          <w:delText>for the predicted direction and timing of postglacial range shifts in the southern interior.</w:delText>
        </w:r>
      </w:del>
    </w:p>
    <w:p w14:paraId="5E0A616C" w14:textId="3C7BFFB8" w:rsidR="00F6379E" w:rsidRPr="00F53B11" w:rsidRDefault="00F6379E" w:rsidP="001E4115">
      <w:pPr>
        <w:spacing w:line="480" w:lineRule="auto"/>
        <w:rPr>
          <w:ins w:id="1098" w:author="Annie Kraehe" w:date="2025-05-19T12:45:00Z" w16du:dateUtc="2025-05-19T03:15:00Z"/>
        </w:rPr>
      </w:pPr>
      <w:r w:rsidRPr="00F53B11">
        <w:t xml:space="preserve">Central Australia presents a </w:t>
      </w:r>
      <w:del w:id="1099" w:author="Annie Kraehe" w:date="2025-05-22T13:23:00Z" w16du:dateUtc="2025-05-22T03:53:00Z">
        <w:r w:rsidRPr="00F53B11" w:rsidDel="0012312E">
          <w:delText xml:space="preserve">slightly </w:delText>
        </w:r>
      </w:del>
      <w:r w:rsidRPr="00F53B11">
        <w:t xml:space="preserve">different case. Although modelled climatic suitability for </w:t>
      </w:r>
      <w:r w:rsidRPr="00F53B11">
        <w:rPr>
          <w:i/>
          <w:iCs/>
        </w:rPr>
        <w:t>L. apicalis</w:t>
      </w:r>
      <w:r w:rsidRPr="00F53B11">
        <w:t xml:space="preserve"> is established by </w:t>
      </w:r>
      <w:del w:id="1100" w:author="Annie Kraehe" w:date="2025-05-22T16:32:00Z" w16du:dateUtc="2025-05-22T07:02:00Z">
        <w:r w:rsidRPr="00F53B11" w:rsidDel="00806509">
          <w:delText>−</w:delText>
        </w:r>
      </w:del>
      <w:r w:rsidRPr="00F53B11">
        <w:t xml:space="preserve">8 ka, midden accumulation does not begin until approximately </w:t>
      </w:r>
      <w:del w:id="1101" w:author="Annie Kraehe" w:date="2025-05-22T16:32:00Z" w16du:dateUtc="2025-05-22T07:02:00Z">
        <w:r w:rsidRPr="00F53B11" w:rsidDel="00806509">
          <w:delText>−</w:delText>
        </w:r>
      </w:del>
      <w:r w:rsidRPr="00F53B11">
        <w:t>4 ka, indicating a temporal lag between the onset of suitable conditions and the appearance of preserved middens. This may reflect stochastic preservation processes or uneven sampling, particularly given that midden collection in central Australia has been more spatially diffuse than in other regions. While the</w:t>
      </w:r>
      <w:del w:id="1102" w:author="Annie Kraehe" w:date="2025-05-22T13:25:00Z" w16du:dateUtc="2025-05-22T03:55:00Z">
        <w:r w:rsidRPr="00F53B11" w:rsidDel="0012312E">
          <w:delText xml:space="preserve"> total</w:delText>
        </w:r>
      </w:del>
      <w:r w:rsidRPr="00F53B11">
        <w:t xml:space="preserve"> number of dated middens is comparable to those from the Flinders Ranges and western New South Wales, they are spread across a vastly larger area (~44,900</w:t>
      </w:r>
      <w:r w:rsidRPr="00F53B11">
        <w:rPr>
          <w:rFonts w:ascii="Arial" w:hAnsi="Arial" w:cs="Arial"/>
        </w:rPr>
        <w:t> </w:t>
      </w:r>
      <w:r w:rsidRPr="00F53B11">
        <w:t>km</w:t>
      </w:r>
      <w:r w:rsidRPr="00F53B11">
        <w:rPr>
          <w:rFonts w:ascii="Aptos" w:hAnsi="Aptos" w:cs="Aptos"/>
        </w:rPr>
        <w:t>²</w:t>
      </w:r>
      <w:r w:rsidRPr="00F53B11">
        <w:t xml:space="preserve">), suggesting lower sampling intensity and less focused effort. Despite this, the alignment with </w:t>
      </w:r>
      <w:r w:rsidRPr="00F53B11">
        <w:rPr>
          <w:i/>
          <w:iCs/>
        </w:rPr>
        <w:t>L. apicalis</w:t>
      </w:r>
      <w:r w:rsidRPr="00F53B11">
        <w:t xml:space="preserve"> predictions is notable. Conversely, the </w:t>
      </w:r>
      <w:r w:rsidRPr="00F53B11">
        <w:rPr>
          <w:i/>
          <w:iCs/>
        </w:rPr>
        <w:t>L. conditor</w:t>
      </w:r>
      <w:r w:rsidRPr="00F53B11">
        <w:t xml:space="preserve"> model does not predict high suitability in central Australia during the time steps corresponding to the </w:t>
      </w:r>
      <w:del w:id="1103" w:author="Annie Kraehe" w:date="2025-05-22T13:25:00Z" w16du:dateUtc="2025-05-22T03:55:00Z">
        <w:r w:rsidRPr="00F53B11" w:rsidDel="0012312E">
          <w:delText xml:space="preserve">ages of the </w:delText>
        </w:r>
      </w:del>
      <w:r w:rsidRPr="00F53B11">
        <w:t>dated middens</w:t>
      </w:r>
      <w:ins w:id="1104" w:author="Annie Kraehe" w:date="2025-05-22T13:26:00Z" w16du:dateUtc="2025-05-22T03:56:00Z">
        <w:r w:rsidR="0012312E">
          <w:t>, making it more likely these</w:t>
        </w:r>
      </w:ins>
      <w:del w:id="1105" w:author="Annie Kraehe" w:date="2025-05-22T13:26:00Z" w16du:dateUtc="2025-05-22T03:56:00Z">
        <w:r w:rsidRPr="00F53B11" w:rsidDel="0012312E">
          <w:delText>. These</w:delText>
        </w:r>
      </w:del>
      <w:r w:rsidRPr="00F53B11">
        <w:t xml:space="preserve"> </w:t>
      </w:r>
      <w:del w:id="1106" w:author="Annie Kraehe" w:date="2025-05-22T13:26:00Z" w16du:dateUtc="2025-05-22T03:56:00Z">
        <w:r w:rsidRPr="00F53B11" w:rsidDel="0012312E">
          <w:delText>middens are therefore more likely to have been</w:delText>
        </w:r>
      </w:del>
      <w:ins w:id="1107" w:author="Annie Kraehe" w:date="2025-05-22T13:26:00Z" w16du:dateUtc="2025-05-22T03:56:00Z">
        <w:r w:rsidR="0012312E">
          <w:t>were</w:t>
        </w:r>
      </w:ins>
      <w:r w:rsidRPr="00F53B11">
        <w:t xml:space="preserve"> deposited by </w:t>
      </w:r>
      <w:r w:rsidRPr="00F53B11">
        <w:rPr>
          <w:i/>
          <w:iCs/>
        </w:rPr>
        <w:t>L. apicalis</w:t>
      </w:r>
      <w:r w:rsidRPr="00F53B11">
        <w:t>.</w:t>
      </w:r>
    </w:p>
    <w:p w14:paraId="0C57ACF6" w14:textId="7F27844A" w:rsidR="007803C7" w:rsidRPr="00F53B11" w:rsidRDefault="007803C7" w:rsidP="001E4115">
      <w:pPr>
        <w:spacing w:line="480" w:lineRule="auto"/>
        <w:rPr>
          <w:ins w:id="1108" w:author="Annie Kraehe" w:date="2025-05-19T12:45:00Z"/>
        </w:rPr>
      </w:pPr>
      <w:ins w:id="1109" w:author="Annie Kraehe" w:date="2025-05-19T12:45:00Z">
        <w:r w:rsidRPr="00F53B11">
          <w:lastRenderedPageBreak/>
          <w:t xml:space="preserve">These findings have practical implications for future midden discovery and palaeoecological research. By showing that SDMs can predict where and when climatic conditions were suitable for </w:t>
        </w:r>
        <w:r w:rsidRPr="00F53B11">
          <w:rPr>
            <w:i/>
            <w:iCs/>
          </w:rPr>
          <w:t>Leporillus</w:t>
        </w:r>
        <w:r w:rsidRPr="00F53B11">
          <w:t xml:space="preserve"> during the Pleistocene, this study provides a tool for locating midden sites beyond historically sampled areas. </w:t>
        </w:r>
      </w:ins>
      <w:ins w:id="1110" w:author="Annie Kraehe" w:date="2025-05-22T13:28:00Z" w16du:dateUtc="2025-05-22T03:58:00Z">
        <w:r w:rsidR="004F6910">
          <w:t xml:space="preserve">In the </w:t>
        </w:r>
      </w:ins>
      <w:ins w:id="1111" w:author="Annie Kraehe" w:date="2025-05-19T12:45:00Z">
        <w:r w:rsidRPr="00F53B11">
          <w:t>Pilbara</w:t>
        </w:r>
      </w:ins>
      <w:ins w:id="1112" w:author="Annie Kraehe" w:date="2025-05-22T13:28:00Z" w16du:dateUtc="2025-05-22T03:58:00Z">
        <w:r w:rsidR="004F6910">
          <w:t>, t</w:t>
        </w:r>
        <w:r w:rsidR="004F6910" w:rsidRPr="00F53B11">
          <w:t xml:space="preserve">he persistence of high </w:t>
        </w:r>
        <w:r w:rsidR="004F6910" w:rsidRPr="004F6910">
          <w:t xml:space="preserve">predicted </w:t>
        </w:r>
        <w:r w:rsidR="004F6910" w:rsidRPr="00F53B11">
          <w:t>suitability</w:t>
        </w:r>
        <w:r w:rsidR="004F6910">
          <w:t xml:space="preserve"> </w:t>
        </w:r>
      </w:ins>
      <w:ins w:id="1113" w:author="Annie Kraehe" w:date="2025-05-19T12:45:00Z">
        <w:r w:rsidRPr="00F53B11">
          <w:t xml:space="preserve">—combined with the presence of dated middens—suggests that this and other climatically </w:t>
        </w:r>
      </w:ins>
      <w:ins w:id="1114" w:author="Annie Kraehe" w:date="2025-05-22T13:29:00Z" w16du:dateUtc="2025-05-22T03:59:00Z">
        <w:r w:rsidR="004F6910">
          <w:t>similar</w:t>
        </w:r>
      </w:ins>
      <w:ins w:id="1115" w:author="Annie Kraehe" w:date="2025-05-19T12:45:00Z">
        <w:r w:rsidRPr="00F53B11">
          <w:t xml:space="preserve"> parts of the western interior may preserve long-term ecological records. These results support the use of palaeo-informed SDMs to guide targeted sampling in under-surveyed regions.</w:t>
        </w:r>
      </w:ins>
    </w:p>
    <w:p w14:paraId="1A930FD8" w14:textId="77777777" w:rsidR="007803C7" w:rsidRPr="00F53B11" w:rsidRDefault="007803C7" w:rsidP="001E4115">
      <w:pPr>
        <w:spacing w:line="480" w:lineRule="auto"/>
        <w:rPr>
          <w:ins w:id="1116" w:author="Annie Kraehe" w:date="2025-05-19T12:45:00Z"/>
        </w:rPr>
      </w:pPr>
      <w:ins w:id="1117" w:author="Annie Kraehe" w:date="2025-05-19T12:45:00Z">
        <w:r w:rsidRPr="00F53B11">
          <w:t xml:space="preserve">Beyond their palaeoecological value, the models also offer insights relevant to conservation. The contrasting responses of </w:t>
        </w:r>
        <w:r w:rsidRPr="00F53B11">
          <w:rPr>
            <w:i/>
            <w:iCs/>
          </w:rPr>
          <w:t>Leporillus apicalis</w:t>
        </w:r>
        <w:r w:rsidRPr="00F53B11">
          <w:t xml:space="preserve"> and </w:t>
        </w:r>
        <w:r w:rsidRPr="00F53B11">
          <w:rPr>
            <w:i/>
            <w:iCs/>
          </w:rPr>
          <w:t>L. conditor</w:t>
        </w:r>
        <w:r w:rsidRPr="00F53B11">
          <w:t xml:space="preserve"> to thermal and precipitation variables challenge earlier assumptions about aridity tolerance and habitat specialisation. While </w:t>
        </w:r>
        <w:r w:rsidRPr="00F53B11">
          <w:rPr>
            <w:i/>
            <w:iCs/>
          </w:rPr>
          <w:t>L. apicalis</w:t>
        </w:r>
        <w:r w:rsidRPr="00F53B11">
          <w:t xml:space="preserve"> showed broader thermal tolerance, </w:t>
        </w:r>
        <w:r w:rsidRPr="00F53B11">
          <w:rPr>
            <w:i/>
            <w:iCs/>
          </w:rPr>
          <w:t>L. conditor</w:t>
        </w:r>
        <w:r w:rsidRPr="00F53B11">
          <w:t xml:space="preserve"> persisted under lower precipitation—reversing expectations based on historical range descriptions. These findings refine our understanding of species–environment relationships under both past and future climates, particularly for </w:t>
        </w:r>
        <w:r w:rsidRPr="00F53B11">
          <w:rPr>
            <w:i/>
            <w:iCs/>
          </w:rPr>
          <w:t>L. conditor</w:t>
        </w:r>
        <w:r w:rsidRPr="00F53B11">
          <w:t>, which is listed as vulnerable and has been the focus of multiple relocation efforts over the past 30 years.</w:t>
        </w:r>
      </w:ins>
    </w:p>
    <w:p w14:paraId="64D4FFB9" w14:textId="77777777" w:rsidR="007803C7" w:rsidRPr="00F53B11" w:rsidDel="00F53B11" w:rsidRDefault="007803C7" w:rsidP="001E4115">
      <w:pPr>
        <w:spacing w:line="480" w:lineRule="auto"/>
        <w:rPr>
          <w:del w:id="1118" w:author="Annie Kraehe" w:date="2025-05-19T17:09:00Z" w16du:dateUtc="2025-05-19T07:39:00Z"/>
        </w:rPr>
      </w:pPr>
    </w:p>
    <w:p w14:paraId="562B8CF8" w14:textId="77777777" w:rsidR="00F6379E" w:rsidRPr="00F53B11" w:rsidRDefault="00F6379E" w:rsidP="001E4115">
      <w:pPr>
        <w:pStyle w:val="Heading1"/>
        <w:spacing w:line="480" w:lineRule="auto"/>
      </w:pPr>
      <w:bookmarkStart w:id="1119" w:name="_Toc198911020"/>
      <w:r w:rsidRPr="00F53B11">
        <w:t>Conclusion</w:t>
      </w:r>
      <w:bookmarkEnd w:id="1119"/>
    </w:p>
    <w:p w14:paraId="5FCBDA63" w14:textId="77777777" w:rsidR="00F6379E" w:rsidRPr="00F53B11" w:rsidRDefault="00F6379E" w:rsidP="001E4115">
      <w:pPr>
        <w:spacing w:line="480" w:lineRule="auto"/>
      </w:pPr>
      <w:r w:rsidRPr="00F53B11">
        <w:t xml:space="preserve">Species distribution modelling of </w:t>
      </w:r>
      <w:r w:rsidRPr="00F53B11">
        <w:rPr>
          <w:i/>
          <w:iCs/>
        </w:rPr>
        <w:t>Leporillus apicalis</w:t>
      </w:r>
      <w:r w:rsidRPr="00F53B11">
        <w:t xml:space="preserve"> and </w:t>
      </w:r>
      <w:r w:rsidRPr="00F53B11">
        <w:rPr>
          <w:i/>
          <w:iCs/>
        </w:rPr>
        <w:t>L. conditor</w:t>
      </w:r>
      <w:r w:rsidRPr="00F53B11">
        <w:t xml:space="preserve"> provides new insights into how arid-adapted rodents responded to late Quaternary climatic changes across inland Australia. Despite broadly similar contraction–expansion patterns, the two species exhibited consistent differences in range dynamics, thermal and precipitation tolerances, and predicted refugial persistence. Modelled responses to climatic variables revealed that </w:t>
      </w:r>
      <w:r w:rsidRPr="00F53B11">
        <w:rPr>
          <w:i/>
          <w:iCs/>
        </w:rPr>
        <w:t>L. apicalis</w:t>
      </w:r>
      <w:r w:rsidRPr="00F53B11">
        <w:t xml:space="preserve"> maintained broader thermal tolerance, whereas </w:t>
      </w:r>
      <w:r w:rsidRPr="00F53B11">
        <w:rPr>
          <w:i/>
          <w:iCs/>
        </w:rPr>
        <w:t>L. conditor</w:t>
      </w:r>
      <w:r w:rsidRPr="00F53B11">
        <w:t xml:space="preserve"> exhibited a wider tolerance to low annual precipitation, challenging historical assumptions about aridity adaptations.</w:t>
      </w:r>
    </w:p>
    <w:p w14:paraId="2A85EF11" w14:textId="77777777" w:rsidR="00F6379E" w:rsidRPr="00F53B11" w:rsidRDefault="00F6379E" w:rsidP="001E4115">
      <w:pPr>
        <w:spacing w:line="480" w:lineRule="auto"/>
      </w:pPr>
      <w:r w:rsidRPr="00F53B11">
        <w:lastRenderedPageBreak/>
        <w:t xml:space="preserve">The spatiotemporal distribution of dated midden samples offers independent support for the modelled predictions, particularly the timing and direction of postglacial expansions. However, spatial bias and uneven sampling intensity remain limitations, especially in central Australia, where preservation and detection are less certain. Overall, these results demonstrate the potential of palaeo-SDM approaches to reconstruct </w:t>
      </w:r>
      <w:proofErr w:type="gramStart"/>
      <w:r w:rsidRPr="00F53B11">
        <w:t>species’</w:t>
      </w:r>
      <w:proofErr w:type="gramEnd"/>
      <w:r w:rsidRPr="00F53B11">
        <w:t xml:space="preserve"> past distributions, guide future midden sampling, and refine understanding of species-environment relationships in Australia’s arid interior.</w:t>
      </w:r>
    </w:p>
    <w:p w14:paraId="4289DF0E" w14:textId="2F3AD6F6" w:rsidR="007F3DF1" w:rsidRPr="00F53B11" w:rsidDel="00F53B11" w:rsidRDefault="007F3DF1" w:rsidP="001E4115">
      <w:pPr>
        <w:spacing w:line="480" w:lineRule="auto"/>
        <w:rPr>
          <w:del w:id="1120" w:author="Annie Kraehe" w:date="2025-05-19T17:09:00Z" w16du:dateUtc="2025-05-19T07:39:00Z"/>
        </w:rPr>
      </w:pPr>
    </w:p>
    <w:p w14:paraId="44C91E71" w14:textId="77777777" w:rsidR="00F53B11" w:rsidRDefault="00F53B11" w:rsidP="001E4115">
      <w:pPr>
        <w:spacing w:before="0" w:beforeAutospacing="0" w:after="160" w:afterAutospacing="0" w:line="480" w:lineRule="auto"/>
        <w:rPr>
          <w:ins w:id="1121" w:author="Annie Kraehe" w:date="2025-05-19T17:09:00Z" w16du:dateUtc="2025-05-19T07:39:00Z"/>
          <w:rFonts w:asciiTheme="majorHAnsi" w:hAnsiTheme="majorHAnsi"/>
          <w:b/>
          <w:bCs/>
          <w:sz w:val="28"/>
          <w:szCs w:val="28"/>
        </w:rPr>
      </w:pPr>
      <w:ins w:id="1122" w:author="Annie Kraehe" w:date="2025-05-19T17:09:00Z" w16du:dateUtc="2025-05-19T07:39:00Z">
        <w:r>
          <w:br w:type="page"/>
        </w:r>
      </w:ins>
    </w:p>
    <w:p w14:paraId="16E32E35" w14:textId="5EDC4ED5" w:rsidR="006D6B43" w:rsidRPr="00F53B11" w:rsidRDefault="006D6B43" w:rsidP="001E4115">
      <w:pPr>
        <w:pStyle w:val="Heading1"/>
        <w:spacing w:line="480" w:lineRule="auto"/>
      </w:pPr>
      <w:bookmarkStart w:id="1123" w:name="_Toc198911021"/>
      <w:r w:rsidRPr="00F53B11">
        <w:lastRenderedPageBreak/>
        <w:t>References</w:t>
      </w:r>
      <w:bookmarkEnd w:id="1123"/>
    </w:p>
    <w:p w14:paraId="63BA5F23" w14:textId="77777777" w:rsidR="008963F1" w:rsidRPr="008963F1" w:rsidRDefault="006D6B43" w:rsidP="001E4115">
      <w:pPr>
        <w:pStyle w:val="EndNoteBibliography"/>
        <w:spacing w:after="0" w:line="480" w:lineRule="auto"/>
        <w:ind w:left="720" w:hanging="720"/>
      </w:pPr>
      <w:r w:rsidRPr="00F53B11">
        <w:rPr>
          <w:rFonts w:ascii="Calibri" w:hAnsi="Calibri" w:cs="Calibri"/>
        </w:rPr>
        <w:fldChar w:fldCharType="begin"/>
      </w:r>
      <w:r w:rsidRPr="00F53B11">
        <w:rPr>
          <w:rFonts w:ascii="Calibri" w:hAnsi="Calibri" w:cs="Calibri"/>
        </w:rPr>
        <w:instrText xml:space="preserve"> ADDIN EN.REFLIST </w:instrText>
      </w:r>
      <w:r w:rsidRPr="00F53B11">
        <w:rPr>
          <w:rFonts w:ascii="Calibri" w:hAnsi="Calibri" w:cs="Calibri"/>
        </w:rPr>
        <w:fldChar w:fldCharType="separate"/>
      </w:r>
      <w:r w:rsidR="008963F1" w:rsidRPr="008963F1">
        <w:t>Allen, V., Head, L., Medlin, G., &amp; Witter, D. (2000). Palaeo</w:t>
      </w:r>
      <w:r w:rsidR="008963F1" w:rsidRPr="008963F1">
        <w:rPr>
          <w:rFonts w:ascii="Cambria Math" w:hAnsi="Cambria Math" w:cs="Cambria Math"/>
        </w:rPr>
        <w:t>‐</w:t>
      </w:r>
      <w:r w:rsidR="008963F1" w:rsidRPr="008963F1">
        <w:t>ecology of the Gap and Coturaundee Ranges, western New South Wales, using stick</w:t>
      </w:r>
      <w:r w:rsidR="008963F1" w:rsidRPr="008963F1">
        <w:rPr>
          <w:rFonts w:ascii="Cambria Math" w:hAnsi="Cambria Math" w:cs="Cambria Math"/>
        </w:rPr>
        <w:t>‐</w:t>
      </w:r>
      <w:r w:rsidR="008963F1" w:rsidRPr="008963F1">
        <w:t>nest rat (</w:t>
      </w:r>
      <w:r w:rsidR="008963F1" w:rsidRPr="008963F1">
        <w:rPr>
          <w:i/>
        </w:rPr>
        <w:t>Leporillus spp</w:t>
      </w:r>
      <w:r w:rsidR="008963F1" w:rsidRPr="008963F1">
        <w:t xml:space="preserve">.)(Muridae) middens. </w:t>
      </w:r>
      <w:r w:rsidR="008963F1" w:rsidRPr="008963F1">
        <w:rPr>
          <w:i/>
        </w:rPr>
        <w:t>Austral Ecology</w:t>
      </w:r>
      <w:r w:rsidR="008963F1" w:rsidRPr="008963F1">
        <w:t>,</w:t>
      </w:r>
      <w:r w:rsidR="008963F1" w:rsidRPr="008963F1">
        <w:rPr>
          <w:i/>
        </w:rPr>
        <w:t xml:space="preserve"> 25</w:t>
      </w:r>
      <w:r w:rsidR="008963F1" w:rsidRPr="008963F1">
        <w:t xml:space="preserve">(4), 333-343. </w:t>
      </w:r>
    </w:p>
    <w:p w14:paraId="159CD101" w14:textId="77777777" w:rsidR="008963F1" w:rsidRPr="008963F1" w:rsidRDefault="008963F1" w:rsidP="001E4115">
      <w:pPr>
        <w:pStyle w:val="EndNoteBibliography"/>
        <w:spacing w:after="0" w:line="480" w:lineRule="auto"/>
        <w:ind w:left="720" w:hanging="720"/>
      </w:pPr>
      <w:r w:rsidRPr="008963F1">
        <w:t xml:space="preserve">Allouche, O., Tsoar, A., &amp; Kadmon, R. (2006). Assessing the accuracy of species distribution models: prevalence, kappa and the true skill statistic (TSS). </w:t>
      </w:r>
      <w:r w:rsidRPr="008963F1">
        <w:rPr>
          <w:i/>
        </w:rPr>
        <w:t>Journal of applied ecology</w:t>
      </w:r>
      <w:r w:rsidRPr="008963F1">
        <w:t>,</w:t>
      </w:r>
      <w:r w:rsidRPr="008963F1">
        <w:rPr>
          <w:i/>
        </w:rPr>
        <w:t xml:space="preserve"> 43</w:t>
      </w:r>
      <w:r w:rsidRPr="008963F1">
        <w:t xml:space="preserve">(6), 1223-1232. </w:t>
      </w:r>
    </w:p>
    <w:p w14:paraId="142CE333" w14:textId="77777777" w:rsidR="008963F1" w:rsidRPr="008963F1" w:rsidRDefault="008963F1" w:rsidP="001E4115">
      <w:pPr>
        <w:pStyle w:val="EndNoteBibliography"/>
        <w:spacing w:after="0" w:line="480" w:lineRule="auto"/>
        <w:ind w:left="720" w:hanging="720"/>
      </w:pPr>
      <w:r w:rsidRPr="008963F1">
        <w:t xml:space="preserve">Araújo, M. B., &amp; New, M. (2007). Ensemble forecasting of species distributions. </w:t>
      </w:r>
      <w:r w:rsidRPr="008963F1">
        <w:rPr>
          <w:i/>
        </w:rPr>
        <w:t>Trends in Ecology &amp; Evolution</w:t>
      </w:r>
      <w:r w:rsidRPr="008963F1">
        <w:t>,</w:t>
      </w:r>
      <w:r w:rsidRPr="008963F1">
        <w:rPr>
          <w:i/>
        </w:rPr>
        <w:t xml:space="preserve"> 22</w:t>
      </w:r>
      <w:r w:rsidRPr="008963F1">
        <w:t xml:space="preserve">(1), 42-47. </w:t>
      </w:r>
    </w:p>
    <w:p w14:paraId="194DEB34" w14:textId="55BDEFA0" w:rsidR="008963F1" w:rsidRPr="008963F1" w:rsidRDefault="008963F1" w:rsidP="001E4115">
      <w:pPr>
        <w:pStyle w:val="EndNoteBibliography"/>
        <w:spacing w:after="0" w:line="480" w:lineRule="auto"/>
        <w:ind w:left="720" w:hanging="720"/>
      </w:pPr>
      <w:r w:rsidRPr="008963F1">
        <w:t xml:space="preserve">Barbet-Massin, M., Jiguet, F., Albert, C. H., &amp; Thuiller, W. (2012). Selecting pseudo-absences for species distribution models: how, where and how many? </w:t>
      </w:r>
      <w:r w:rsidRPr="008963F1">
        <w:rPr>
          <w:i/>
        </w:rPr>
        <w:t>Methods in Ecology and Evolution</w:t>
      </w:r>
      <w:r w:rsidRPr="008963F1">
        <w:t>,</w:t>
      </w:r>
      <w:r w:rsidRPr="008963F1">
        <w:rPr>
          <w:i/>
        </w:rPr>
        <w:t xml:space="preserve"> 3</w:t>
      </w:r>
      <w:r w:rsidRPr="008963F1">
        <w:t xml:space="preserve">(2), 327-338. </w:t>
      </w:r>
      <w:hyperlink r:id="rId18" w:history="1">
        <w:r w:rsidRPr="008963F1">
          <w:rPr>
            <w:rStyle w:val="Hyperlink"/>
          </w:rPr>
          <w:t>https://doi.org/https://doi.org/10.1111/j.2041-210X.2011.00172.x</w:t>
        </w:r>
      </w:hyperlink>
      <w:r w:rsidRPr="008963F1">
        <w:t xml:space="preserve"> </w:t>
      </w:r>
    </w:p>
    <w:p w14:paraId="41FD944A" w14:textId="77777777" w:rsidR="008963F1" w:rsidRPr="008963F1" w:rsidRDefault="008963F1" w:rsidP="001E4115">
      <w:pPr>
        <w:pStyle w:val="EndNoteBibliography"/>
        <w:spacing w:after="0" w:line="480" w:lineRule="auto"/>
        <w:ind w:left="720" w:hanging="720"/>
      </w:pPr>
      <w:r w:rsidRPr="008963F1">
        <w:t xml:space="preserve">Betancourt, J. (2004). Advances in arid lands bigeography: the rodent midden record in the Americas. In M. V. Lomolino &amp; L. R. Heaney (Eds.), </w:t>
      </w:r>
      <w:r w:rsidRPr="008963F1">
        <w:rPr>
          <w:i/>
        </w:rPr>
        <w:t>Frontiers of biogeography: new directions in the geography of nature</w:t>
      </w:r>
      <w:r w:rsidRPr="008963F1">
        <w:t xml:space="preserve">. Sinauer Associates Sunderland. </w:t>
      </w:r>
    </w:p>
    <w:p w14:paraId="72D7EEE0" w14:textId="77777777" w:rsidR="008963F1" w:rsidRPr="008963F1" w:rsidRDefault="008963F1" w:rsidP="001E4115">
      <w:pPr>
        <w:pStyle w:val="EndNoteBibliography"/>
        <w:spacing w:after="0" w:line="480" w:lineRule="auto"/>
        <w:ind w:left="720" w:hanging="720"/>
      </w:pPr>
      <w:r w:rsidRPr="008963F1">
        <w:t xml:space="preserve">Betancourt, J. L. (1987). Paleoecology of pinyon-juniper woodlands: summary. </w:t>
      </w:r>
      <w:r w:rsidRPr="008963F1">
        <w:rPr>
          <w:i/>
        </w:rPr>
        <w:t>General technical report INT-US Department of Agriculture, Forest Service, Intermountain Research Station (USA)</w:t>
      </w:r>
      <w:r w:rsidRPr="008963F1">
        <w:t xml:space="preserve">. </w:t>
      </w:r>
    </w:p>
    <w:p w14:paraId="14CF289B" w14:textId="77777777" w:rsidR="008963F1" w:rsidRPr="008963F1" w:rsidRDefault="008963F1" w:rsidP="001E4115">
      <w:pPr>
        <w:pStyle w:val="EndNoteBibliography"/>
        <w:spacing w:after="0" w:line="480" w:lineRule="auto"/>
        <w:ind w:left="720" w:hanging="720"/>
      </w:pPr>
      <w:r w:rsidRPr="008963F1">
        <w:lastRenderedPageBreak/>
        <w:t xml:space="preserve">Betancourt, J. L., &amp; Van Devender, T. R. (1981). Holocene vegetation in Chaco Canyon, New Mexico. </w:t>
      </w:r>
      <w:r w:rsidRPr="008963F1">
        <w:rPr>
          <w:i/>
        </w:rPr>
        <w:t>Science</w:t>
      </w:r>
      <w:r w:rsidRPr="008963F1">
        <w:t>,</w:t>
      </w:r>
      <w:r w:rsidRPr="008963F1">
        <w:rPr>
          <w:i/>
        </w:rPr>
        <w:t xml:space="preserve"> 214</w:t>
      </w:r>
      <w:r w:rsidRPr="008963F1">
        <w:t xml:space="preserve">(4521), 656-658. </w:t>
      </w:r>
    </w:p>
    <w:p w14:paraId="6EA24E83" w14:textId="77777777" w:rsidR="008963F1" w:rsidRPr="008963F1" w:rsidRDefault="008963F1" w:rsidP="001E4115">
      <w:pPr>
        <w:pStyle w:val="EndNoteBibliography"/>
        <w:spacing w:after="0" w:line="480" w:lineRule="auto"/>
        <w:ind w:left="720" w:hanging="720"/>
      </w:pPr>
      <w:r w:rsidRPr="008963F1">
        <w:t xml:space="preserve">Betancourt, J. L., Van Devender, T. R., &amp; Martin, P. S. (1990). </w:t>
      </w:r>
      <w:r w:rsidRPr="008963F1">
        <w:rPr>
          <w:i/>
        </w:rPr>
        <w:t>Packrat middens: the last 40,000 years of biotic change</w:t>
      </w:r>
      <w:r w:rsidRPr="008963F1">
        <w:t xml:space="preserve">. University of Arizona Press. </w:t>
      </w:r>
    </w:p>
    <w:p w14:paraId="2F9DC7C1" w14:textId="7238DED4" w:rsidR="008963F1" w:rsidRPr="008963F1" w:rsidRDefault="008963F1" w:rsidP="001E4115">
      <w:pPr>
        <w:pStyle w:val="EndNoteBibliography"/>
        <w:spacing w:after="0" w:line="480" w:lineRule="auto"/>
        <w:ind w:left="720" w:hanging="720"/>
      </w:pPr>
      <w:r w:rsidRPr="008963F1">
        <w:t xml:space="preserve">Biecek, P. (2018). </w:t>
      </w:r>
      <w:r w:rsidRPr="008963F1">
        <w:rPr>
          <w:i/>
        </w:rPr>
        <w:t>DALEX: Explainers for Complex Predictive Models in R</w:t>
      </w:r>
      <w:r w:rsidRPr="008963F1">
        <w:t>.</w:t>
      </w:r>
      <w:r w:rsidRPr="008963F1">
        <w:rPr>
          <w:i/>
        </w:rPr>
        <w:t xml:space="preserve"> </w:t>
      </w:r>
      <w:r w:rsidRPr="008963F1">
        <w:t xml:space="preserve">In CRAN. </w:t>
      </w:r>
      <w:hyperlink r:id="rId19" w:history="1">
        <w:r w:rsidRPr="008963F1">
          <w:rPr>
            <w:rStyle w:val="Hyperlink"/>
          </w:rPr>
          <w:t>https://jmlr.org/papers/v19/18-416.html</w:t>
        </w:r>
      </w:hyperlink>
    </w:p>
    <w:p w14:paraId="24A45317" w14:textId="77777777" w:rsidR="008963F1" w:rsidRPr="008963F1" w:rsidRDefault="008963F1" w:rsidP="001E4115">
      <w:pPr>
        <w:pStyle w:val="EndNoteBibliography"/>
        <w:spacing w:after="0" w:line="480" w:lineRule="auto"/>
        <w:ind w:left="720" w:hanging="720"/>
      </w:pPr>
      <w:r w:rsidRPr="008963F1">
        <w:t xml:space="preserve">Bird, M. I., Condie, S. A., o’Connor, S., o’Grady, D., Reepmeyer, C., Ulm, S., Zega, M., Saltré, F., &amp; Bradshaw, C. J. (2019). Early human settlement of Sahul was not an accident. </w:t>
      </w:r>
      <w:r w:rsidRPr="008963F1">
        <w:rPr>
          <w:i/>
        </w:rPr>
        <w:t>Scientific Reports</w:t>
      </w:r>
      <w:r w:rsidRPr="008963F1">
        <w:t>,</w:t>
      </w:r>
      <w:r w:rsidRPr="008963F1">
        <w:rPr>
          <w:i/>
        </w:rPr>
        <w:t xml:space="preserve"> 9</w:t>
      </w:r>
      <w:r w:rsidRPr="008963F1">
        <w:t xml:space="preserve">(1), 8220. </w:t>
      </w:r>
    </w:p>
    <w:p w14:paraId="13C9314A" w14:textId="4D1C5AE0" w:rsidR="008963F1" w:rsidRPr="008963F1" w:rsidRDefault="008963F1" w:rsidP="001E4115">
      <w:pPr>
        <w:pStyle w:val="EndNoteBibliography"/>
        <w:spacing w:after="0" w:line="480" w:lineRule="auto"/>
        <w:ind w:left="720" w:hanging="720"/>
      </w:pPr>
      <w:r w:rsidRPr="008963F1">
        <w:t xml:space="preserve">Birks, H. H. (2001). Plant Macrofossils. In J. P. Smol, H. J. B. Birks, W. M. Last, R. S. Bradley, &amp; K. Alverson (Eds.), </w:t>
      </w:r>
      <w:r w:rsidRPr="008963F1">
        <w:rPr>
          <w:i/>
        </w:rPr>
        <w:t>Tracking Environmental Change Using Lake Sediments: Terrestrial, Algal, and Siliceous Indicators</w:t>
      </w:r>
      <w:r w:rsidRPr="008963F1">
        <w:t xml:space="preserve"> (pp. 49-74). Springer Netherlands. </w:t>
      </w:r>
      <w:hyperlink r:id="rId20" w:history="1">
        <w:r w:rsidRPr="008963F1">
          <w:rPr>
            <w:rStyle w:val="Hyperlink"/>
          </w:rPr>
          <w:t>https://doi.org/10.1007/0-306-47668-1_4</w:t>
        </w:r>
      </w:hyperlink>
      <w:r w:rsidRPr="008963F1">
        <w:t xml:space="preserve"> </w:t>
      </w:r>
    </w:p>
    <w:p w14:paraId="56B163D9" w14:textId="77777777" w:rsidR="008963F1" w:rsidRPr="008963F1" w:rsidRDefault="008963F1" w:rsidP="001E4115">
      <w:pPr>
        <w:pStyle w:val="EndNoteBibliography"/>
        <w:spacing w:after="0" w:line="480" w:lineRule="auto"/>
        <w:ind w:left="720" w:hanging="720"/>
      </w:pPr>
      <w:r w:rsidRPr="008963F1">
        <w:t xml:space="preserve">Bradshaw, C., Johnson, C. N., Llewelyn, J., Weisbecker, V., Strona, G., &amp; Saltré, F. (2021). Relative demographic susceptibility does not explain the extinction chronology of Sahul’s megafauna. </w:t>
      </w:r>
      <w:r w:rsidRPr="008963F1">
        <w:rPr>
          <w:i/>
        </w:rPr>
        <w:t>Elife</w:t>
      </w:r>
      <w:r w:rsidRPr="008963F1">
        <w:t>,</w:t>
      </w:r>
      <w:r w:rsidRPr="008963F1">
        <w:rPr>
          <w:i/>
        </w:rPr>
        <w:t xml:space="preserve"> 10</w:t>
      </w:r>
      <w:r w:rsidRPr="008963F1">
        <w:t xml:space="preserve">, e63870. </w:t>
      </w:r>
    </w:p>
    <w:p w14:paraId="67B14AB3" w14:textId="77777777" w:rsidR="008963F1" w:rsidRPr="008963F1" w:rsidRDefault="008963F1" w:rsidP="001E4115">
      <w:pPr>
        <w:pStyle w:val="EndNoteBibliography"/>
        <w:spacing w:after="0" w:line="480" w:lineRule="auto"/>
        <w:ind w:left="720" w:hanging="720"/>
      </w:pPr>
      <w:r w:rsidRPr="008963F1">
        <w:t xml:space="preserve">Bradshaw, C., Norman, K., Ulm, S., Williams, A. N., Clarkson, C., Chadœuf, J., Lin, S. C., Jacobs, Z., Roberts, R. G., &amp; Bird, M. I. (2021). Stochastic models support rapid peopling of Late Pleistocene Sahul. </w:t>
      </w:r>
      <w:r w:rsidRPr="008963F1">
        <w:rPr>
          <w:i/>
        </w:rPr>
        <w:t>Nature Communications</w:t>
      </w:r>
      <w:r w:rsidRPr="008963F1">
        <w:t>,</w:t>
      </w:r>
      <w:r w:rsidRPr="008963F1">
        <w:rPr>
          <w:i/>
        </w:rPr>
        <w:t xml:space="preserve"> 12</w:t>
      </w:r>
      <w:r w:rsidRPr="008963F1">
        <w:t xml:space="preserve">(1), 2440. </w:t>
      </w:r>
    </w:p>
    <w:p w14:paraId="6D421DED" w14:textId="77777777" w:rsidR="008963F1" w:rsidRPr="008963F1" w:rsidRDefault="008963F1" w:rsidP="001E4115">
      <w:pPr>
        <w:pStyle w:val="EndNoteBibliography"/>
        <w:spacing w:after="0" w:line="480" w:lineRule="auto"/>
        <w:ind w:left="720" w:hanging="720"/>
      </w:pPr>
      <w:r w:rsidRPr="008963F1">
        <w:lastRenderedPageBreak/>
        <w:t xml:space="preserve">Bradshaw, C., Ulm, S., Williams, A. N., Bird, M. I., Roberts, R. G., Jacobs, Z., Laviano, F., Weyrich, L. S., Friedrich, T., &amp; Norman, K. (2019). Minimum founding populations for the first peopling of Sahul. </w:t>
      </w:r>
      <w:r w:rsidRPr="008963F1">
        <w:rPr>
          <w:i/>
        </w:rPr>
        <w:t>Nature Ecology &amp; Evolution</w:t>
      </w:r>
      <w:r w:rsidRPr="008963F1">
        <w:t>,</w:t>
      </w:r>
      <w:r w:rsidRPr="008963F1">
        <w:rPr>
          <w:i/>
        </w:rPr>
        <w:t xml:space="preserve"> 3</w:t>
      </w:r>
      <w:r w:rsidRPr="008963F1">
        <w:t xml:space="preserve">(7), 1057-1063. </w:t>
      </w:r>
    </w:p>
    <w:p w14:paraId="660D497B" w14:textId="77777777" w:rsidR="008963F1" w:rsidRPr="008963F1" w:rsidRDefault="008963F1" w:rsidP="001E4115">
      <w:pPr>
        <w:pStyle w:val="EndNoteBibliography"/>
        <w:spacing w:after="0" w:line="480" w:lineRule="auto"/>
        <w:ind w:left="720" w:hanging="720"/>
      </w:pPr>
      <w:r w:rsidRPr="008963F1">
        <w:t xml:space="preserve">Breiman, L. (2001). Random forests. </w:t>
      </w:r>
      <w:r w:rsidRPr="008963F1">
        <w:rPr>
          <w:i/>
        </w:rPr>
        <w:t>Machine learning</w:t>
      </w:r>
      <w:r w:rsidRPr="008963F1">
        <w:t>,</w:t>
      </w:r>
      <w:r w:rsidRPr="008963F1">
        <w:rPr>
          <w:i/>
        </w:rPr>
        <w:t xml:space="preserve"> 45</w:t>
      </w:r>
      <w:r w:rsidRPr="008963F1">
        <w:t xml:space="preserve">, 5-32. </w:t>
      </w:r>
    </w:p>
    <w:p w14:paraId="1CC13737" w14:textId="77777777" w:rsidR="008963F1" w:rsidRPr="008963F1" w:rsidRDefault="008963F1" w:rsidP="001E4115">
      <w:pPr>
        <w:pStyle w:val="EndNoteBibliography"/>
        <w:spacing w:after="0" w:line="480" w:lineRule="auto"/>
        <w:ind w:left="720" w:hanging="720"/>
      </w:pPr>
      <w:r w:rsidRPr="008963F1">
        <w:t xml:space="preserve">Christophel, D. C., &amp; Lys, S. (1986). Mummified leaves of two new species of Myrtaceae from the Eocene of Victoria, Australia. </w:t>
      </w:r>
      <w:r w:rsidRPr="008963F1">
        <w:rPr>
          <w:i/>
        </w:rPr>
        <w:t>Australian Journal of Botany</w:t>
      </w:r>
      <w:r w:rsidRPr="008963F1">
        <w:t>,</w:t>
      </w:r>
      <w:r w:rsidRPr="008963F1">
        <w:rPr>
          <w:i/>
        </w:rPr>
        <w:t xml:space="preserve"> 34</w:t>
      </w:r>
      <w:r w:rsidRPr="008963F1">
        <w:t xml:space="preserve">(6), 649-662. </w:t>
      </w:r>
    </w:p>
    <w:p w14:paraId="53C2E8A7" w14:textId="77777777" w:rsidR="008963F1" w:rsidRPr="008963F1" w:rsidRDefault="008963F1" w:rsidP="001E4115">
      <w:pPr>
        <w:pStyle w:val="EndNoteBibliography"/>
        <w:spacing w:after="0" w:line="480" w:lineRule="auto"/>
        <w:ind w:left="720" w:hanging="720"/>
      </w:pPr>
      <w:r w:rsidRPr="008963F1">
        <w:t xml:space="preserve">Clark, P. U., Dyke, A. S., Shakun, J. D., Carlson, A. E., Clark, J., Wohlfarth, B., Mitrovica, J. X., Hostetler, S. W., &amp; McCabe, A. M. (2009). The last glacial maximum. </w:t>
      </w:r>
      <w:r w:rsidRPr="008963F1">
        <w:rPr>
          <w:i/>
        </w:rPr>
        <w:t>Science</w:t>
      </w:r>
      <w:r w:rsidRPr="008963F1">
        <w:t>,</w:t>
      </w:r>
      <w:r w:rsidRPr="008963F1">
        <w:rPr>
          <w:i/>
        </w:rPr>
        <w:t xml:space="preserve"> 325</w:t>
      </w:r>
      <w:r w:rsidRPr="008963F1">
        <w:t xml:space="preserve">(5941), 710-714. </w:t>
      </w:r>
    </w:p>
    <w:p w14:paraId="0D1F8F1B" w14:textId="60419C17" w:rsidR="008963F1" w:rsidRPr="008963F1" w:rsidRDefault="008963F1" w:rsidP="001E4115">
      <w:pPr>
        <w:pStyle w:val="EndNoteBibliography"/>
        <w:spacing w:after="0" w:line="480" w:lineRule="auto"/>
        <w:ind w:left="720" w:hanging="720"/>
      </w:pPr>
      <w:r w:rsidRPr="008963F1">
        <w:t xml:space="preserve">Copley, P. (1999). Natural histories of Australia’s stick-nest rats, genus Leporillus (Rodentia: Muridae). </w:t>
      </w:r>
      <w:r w:rsidRPr="008963F1">
        <w:rPr>
          <w:i/>
        </w:rPr>
        <w:t>Wildlife Research</w:t>
      </w:r>
      <w:r w:rsidRPr="008963F1">
        <w:t>,</w:t>
      </w:r>
      <w:r w:rsidRPr="008963F1">
        <w:rPr>
          <w:i/>
        </w:rPr>
        <w:t xml:space="preserve"> 26</w:t>
      </w:r>
      <w:r w:rsidRPr="008963F1">
        <w:t xml:space="preserve">(4), 513-539. </w:t>
      </w:r>
      <w:hyperlink r:id="rId21" w:history="1">
        <w:r w:rsidRPr="008963F1">
          <w:rPr>
            <w:rStyle w:val="Hyperlink"/>
          </w:rPr>
          <w:t>https://doi.org/https://doi.org/10.1071/WR97056</w:t>
        </w:r>
      </w:hyperlink>
      <w:r w:rsidRPr="008963F1">
        <w:t xml:space="preserve"> </w:t>
      </w:r>
    </w:p>
    <w:p w14:paraId="712472EF" w14:textId="186693A2" w:rsidR="008963F1" w:rsidRPr="008963F1" w:rsidRDefault="008963F1" w:rsidP="001E4115">
      <w:pPr>
        <w:pStyle w:val="EndNoteBibliography"/>
        <w:spacing w:after="0" w:line="480" w:lineRule="auto"/>
        <w:ind w:left="720" w:hanging="720"/>
      </w:pPr>
      <w:r w:rsidRPr="008963F1">
        <w:t xml:space="preserve">Da Re, D., Tordoni, E., Lenoir, J., Lembrechts, J., Vanwambeke, S., Rocchini, D., &amp; Bazzichetto, M. (2023). </w:t>
      </w:r>
      <w:r w:rsidRPr="008963F1">
        <w:rPr>
          <w:i/>
        </w:rPr>
        <w:t>USE it: uniformly sampling pseudo-absences within the environmental space for applications in habitat suitability models</w:t>
      </w:r>
      <w:r w:rsidRPr="008963F1">
        <w:t>.</w:t>
      </w:r>
      <w:r w:rsidRPr="008963F1">
        <w:rPr>
          <w:i/>
        </w:rPr>
        <w:t xml:space="preserve"> </w:t>
      </w:r>
      <w:r w:rsidRPr="008963F1">
        <w:t xml:space="preserve">In CRAN. </w:t>
      </w:r>
      <w:hyperlink r:id="rId22" w:history="1">
        <w:r w:rsidRPr="008963F1">
          <w:rPr>
            <w:rStyle w:val="Hyperlink"/>
          </w:rPr>
          <w:t>https://doi.org/10.32942/X2XS32</w:t>
        </w:r>
      </w:hyperlink>
    </w:p>
    <w:p w14:paraId="6A1397DB" w14:textId="77777777" w:rsidR="008963F1" w:rsidRPr="008963F1" w:rsidRDefault="008963F1" w:rsidP="001E4115">
      <w:pPr>
        <w:pStyle w:val="EndNoteBibliography"/>
        <w:spacing w:after="0" w:line="480" w:lineRule="auto"/>
        <w:ind w:left="720" w:hanging="720"/>
      </w:pPr>
      <w:r w:rsidRPr="008963F1">
        <w:t xml:space="preserve">Ehleringer, J., &amp; Mooney, H. (1983). Productivity of desert and Mediterranean-climate plants. In </w:t>
      </w:r>
      <w:r w:rsidRPr="008963F1">
        <w:rPr>
          <w:i/>
        </w:rPr>
        <w:t>Physiological Plant Ecology IV: Ecosystem Processes: Mineral Cycling, Productivity and Man’s Influence</w:t>
      </w:r>
      <w:r w:rsidRPr="008963F1">
        <w:t xml:space="preserve"> (pp. 205-231). Springer. </w:t>
      </w:r>
    </w:p>
    <w:p w14:paraId="2DB4E8EA" w14:textId="77777777" w:rsidR="008963F1" w:rsidRPr="008963F1" w:rsidRDefault="008963F1" w:rsidP="001E4115">
      <w:pPr>
        <w:pStyle w:val="EndNoteBibliography"/>
        <w:spacing w:after="0" w:line="480" w:lineRule="auto"/>
        <w:ind w:left="720" w:hanging="720"/>
      </w:pPr>
      <w:r w:rsidRPr="008963F1">
        <w:lastRenderedPageBreak/>
        <w:t xml:space="preserve">Elias, S. (2013). </w:t>
      </w:r>
      <w:r w:rsidRPr="008963F1">
        <w:rPr>
          <w:i/>
        </w:rPr>
        <w:t>Encyclopedia of Quaternary science</w:t>
      </w:r>
      <w:r w:rsidRPr="008963F1">
        <w:t xml:space="preserve">. Newnes. </w:t>
      </w:r>
    </w:p>
    <w:p w14:paraId="77E906BE" w14:textId="77777777" w:rsidR="008963F1" w:rsidRPr="008963F1" w:rsidRDefault="008963F1" w:rsidP="001E4115">
      <w:pPr>
        <w:pStyle w:val="EndNoteBibliography"/>
        <w:spacing w:after="0" w:line="480" w:lineRule="auto"/>
        <w:ind w:left="720" w:hanging="720"/>
      </w:pPr>
      <w:r w:rsidRPr="008963F1">
        <w:t xml:space="preserve">Elith, J., &amp; Leathwick, J. R. (2009). Species distribution models: ecological explanation and prediction across space and time. </w:t>
      </w:r>
      <w:r w:rsidRPr="008963F1">
        <w:rPr>
          <w:i/>
        </w:rPr>
        <w:t>Annual review of ecology, evolution, and systematics</w:t>
      </w:r>
      <w:r w:rsidRPr="008963F1">
        <w:t>,</w:t>
      </w:r>
      <w:r w:rsidRPr="008963F1">
        <w:rPr>
          <w:i/>
        </w:rPr>
        <w:t xml:space="preserve"> 40</w:t>
      </w:r>
      <w:r w:rsidRPr="008963F1">
        <w:t xml:space="preserve">(1), 677-697. </w:t>
      </w:r>
    </w:p>
    <w:p w14:paraId="47AEAE34" w14:textId="77777777" w:rsidR="008963F1" w:rsidRPr="008963F1" w:rsidRDefault="008963F1" w:rsidP="001E4115">
      <w:pPr>
        <w:pStyle w:val="EndNoteBibliography"/>
        <w:spacing w:after="0" w:line="480" w:lineRule="auto"/>
        <w:ind w:left="720" w:hanging="720"/>
      </w:pPr>
      <w:r w:rsidRPr="008963F1">
        <w:t xml:space="preserve">Faegri, K., &amp; Iversen, J. (1975). Textbook of pollen analysis. </w:t>
      </w:r>
    </w:p>
    <w:p w14:paraId="68A6016E" w14:textId="42560F38" w:rsidR="008963F1" w:rsidRPr="008963F1" w:rsidRDefault="008963F1" w:rsidP="001E4115">
      <w:pPr>
        <w:pStyle w:val="EndNoteBibliography"/>
        <w:spacing w:after="0" w:line="480" w:lineRule="auto"/>
        <w:ind w:left="720" w:hanging="720"/>
      </w:pPr>
      <w:r w:rsidRPr="008963F1">
        <w:t xml:space="preserve">Frick, H., Chow, F., Kuhn, M., Mahoney, M., Silge, J., &amp; Wickham, H. (2024). </w:t>
      </w:r>
      <w:r w:rsidRPr="008963F1">
        <w:rPr>
          <w:i/>
        </w:rPr>
        <w:t>rsample: General Resampling Infrastructure</w:t>
      </w:r>
      <w:r w:rsidRPr="008963F1">
        <w:t>.</w:t>
      </w:r>
      <w:r w:rsidRPr="008963F1">
        <w:rPr>
          <w:i/>
        </w:rPr>
        <w:t xml:space="preserve"> </w:t>
      </w:r>
      <w:r w:rsidRPr="008963F1">
        <w:t xml:space="preserve">In CRAN. </w:t>
      </w:r>
      <w:hyperlink r:id="rId23" w:history="1">
        <w:r w:rsidRPr="008963F1">
          <w:rPr>
            <w:rStyle w:val="Hyperlink"/>
          </w:rPr>
          <w:t>https://CRAN.R-project.org/package=rsample</w:t>
        </w:r>
      </w:hyperlink>
    </w:p>
    <w:p w14:paraId="4BFE3F77" w14:textId="77777777" w:rsidR="008963F1" w:rsidRPr="008963F1" w:rsidRDefault="008963F1" w:rsidP="001E4115">
      <w:pPr>
        <w:pStyle w:val="EndNoteBibliography"/>
        <w:spacing w:after="0" w:line="480" w:lineRule="auto"/>
        <w:ind w:left="720" w:hanging="720"/>
      </w:pPr>
      <w:r w:rsidRPr="008963F1">
        <w:t xml:space="preserve">Friedman, J. H. (2001). Greedy function approximation: a gradient boosting machine. </w:t>
      </w:r>
      <w:r w:rsidRPr="008963F1">
        <w:rPr>
          <w:i/>
        </w:rPr>
        <w:t>Annals of statistics</w:t>
      </w:r>
      <w:r w:rsidRPr="008963F1">
        <w:t xml:space="preserve">, 1189-1232. </w:t>
      </w:r>
    </w:p>
    <w:p w14:paraId="631AF0AB" w14:textId="77777777" w:rsidR="008963F1" w:rsidRPr="008963F1" w:rsidRDefault="008963F1" w:rsidP="001E4115">
      <w:pPr>
        <w:pStyle w:val="EndNoteBibliography"/>
        <w:spacing w:after="0" w:line="480" w:lineRule="auto"/>
        <w:ind w:left="720" w:hanging="720"/>
      </w:pPr>
      <w:r w:rsidRPr="008963F1">
        <w:t xml:space="preserve">Gastaldo, R. A., &amp; Demko, T. M. (2011). The relationship between continental landscape evolution and the plant-fossil record: long term hydrologic controls on preservation. </w:t>
      </w:r>
      <w:r w:rsidRPr="008963F1">
        <w:rPr>
          <w:i/>
        </w:rPr>
        <w:t>Taphonomy: Process and bias through time</w:t>
      </w:r>
      <w:r w:rsidRPr="008963F1">
        <w:t xml:space="preserve">, 249-285. </w:t>
      </w:r>
    </w:p>
    <w:p w14:paraId="0B0C3B47" w14:textId="77777777" w:rsidR="008963F1" w:rsidRPr="008963F1" w:rsidRDefault="008963F1" w:rsidP="001E4115">
      <w:pPr>
        <w:pStyle w:val="EndNoteBibliography"/>
        <w:spacing w:after="0" w:line="480" w:lineRule="auto"/>
        <w:ind w:left="720" w:hanging="720"/>
      </w:pPr>
      <w:r w:rsidRPr="008963F1">
        <w:t xml:space="preserve">Gibbard, P. L., &amp; Head, M. (2020). The quaternary period. In </w:t>
      </w:r>
      <w:r w:rsidRPr="008963F1">
        <w:rPr>
          <w:i/>
        </w:rPr>
        <w:t>Geologic time scale 2020</w:t>
      </w:r>
      <w:r w:rsidRPr="008963F1">
        <w:t xml:space="preserve"> (pp. 1217-1255). Elsevier. </w:t>
      </w:r>
    </w:p>
    <w:p w14:paraId="520B8E24" w14:textId="77777777" w:rsidR="008963F1" w:rsidRPr="008963F1" w:rsidRDefault="008963F1" w:rsidP="001E4115">
      <w:pPr>
        <w:pStyle w:val="EndNoteBibliography"/>
        <w:spacing w:after="0" w:line="480" w:lineRule="auto"/>
        <w:ind w:left="720" w:hanging="720"/>
      </w:pPr>
      <w:r w:rsidRPr="008963F1">
        <w:t xml:space="preserve">Graham, R. W., &amp; Grimm, E. C. (1990). Effects of global climate change on the patterns of terrestrial biological communities. </w:t>
      </w:r>
      <w:r w:rsidRPr="008963F1">
        <w:rPr>
          <w:i/>
        </w:rPr>
        <w:t>Trends in Ecology &amp; Evolution</w:t>
      </w:r>
      <w:r w:rsidRPr="008963F1">
        <w:t>,</w:t>
      </w:r>
      <w:r w:rsidRPr="008963F1">
        <w:rPr>
          <w:i/>
        </w:rPr>
        <w:t xml:space="preserve"> 5</w:t>
      </w:r>
      <w:r w:rsidRPr="008963F1">
        <w:t xml:space="preserve">(9), 289-292. </w:t>
      </w:r>
    </w:p>
    <w:p w14:paraId="0AC7AEBA" w14:textId="77777777" w:rsidR="008963F1" w:rsidRPr="008963F1" w:rsidRDefault="008963F1" w:rsidP="001E4115">
      <w:pPr>
        <w:pStyle w:val="EndNoteBibliography"/>
        <w:spacing w:after="0" w:line="480" w:lineRule="auto"/>
        <w:ind w:left="720" w:hanging="720"/>
      </w:pPr>
      <w:r w:rsidRPr="008963F1">
        <w:lastRenderedPageBreak/>
        <w:t xml:space="preserve">Green, N., Caldwell, J., Hope, J., &amp; Luly, J. (1983). Pollen from an 1800 year old stick-nest rat midden from Gnalta, Western New South Wales. </w:t>
      </w:r>
      <w:r w:rsidRPr="008963F1">
        <w:rPr>
          <w:i/>
        </w:rPr>
        <w:t>Quaternary Australia</w:t>
      </w:r>
      <w:r w:rsidRPr="008963F1">
        <w:t>,</w:t>
      </w:r>
      <w:r w:rsidRPr="008963F1">
        <w:rPr>
          <w:i/>
        </w:rPr>
        <w:t xml:space="preserve"> 1</w:t>
      </w:r>
      <w:r w:rsidRPr="008963F1">
        <w:t xml:space="preserve">, 31-41. </w:t>
      </w:r>
    </w:p>
    <w:p w14:paraId="0B39BFC3" w14:textId="2C710B54" w:rsidR="008963F1" w:rsidRPr="008963F1" w:rsidRDefault="008963F1" w:rsidP="001E4115">
      <w:pPr>
        <w:pStyle w:val="EndNoteBibliography"/>
        <w:spacing w:after="0" w:line="480" w:lineRule="auto"/>
        <w:ind w:left="720" w:hanging="720"/>
      </w:pPr>
      <w:r w:rsidRPr="008963F1">
        <w:t xml:space="preserve">Hastie, T., &amp; Tibshirani, R. (1986). Generalized Additive Models. </w:t>
      </w:r>
      <w:r w:rsidRPr="008963F1">
        <w:rPr>
          <w:i/>
        </w:rPr>
        <w:t>Statistical Science</w:t>
      </w:r>
      <w:r w:rsidRPr="008963F1">
        <w:t>,</w:t>
      </w:r>
      <w:r w:rsidRPr="008963F1">
        <w:rPr>
          <w:i/>
        </w:rPr>
        <w:t xml:space="preserve"> 1</w:t>
      </w:r>
      <w:r w:rsidRPr="008963F1">
        <w:t xml:space="preserve">(3), 297-310. </w:t>
      </w:r>
      <w:hyperlink r:id="rId24" w:history="1">
        <w:r w:rsidRPr="008963F1">
          <w:rPr>
            <w:rStyle w:val="Hyperlink"/>
          </w:rPr>
          <w:t>http://www.jstor.org/stable/2245459</w:t>
        </w:r>
      </w:hyperlink>
      <w:r w:rsidRPr="008963F1">
        <w:t xml:space="preserve"> </w:t>
      </w:r>
    </w:p>
    <w:p w14:paraId="23880130" w14:textId="77777777" w:rsidR="008963F1" w:rsidRPr="008963F1" w:rsidRDefault="008963F1" w:rsidP="001E4115">
      <w:pPr>
        <w:pStyle w:val="EndNoteBibliography"/>
        <w:spacing w:after="0" w:line="480" w:lineRule="auto"/>
        <w:ind w:left="720" w:hanging="720"/>
      </w:pPr>
      <w:r w:rsidRPr="008963F1">
        <w:t xml:space="preserve">Head, M. J. (2019). Formal subdivision of the Quaternary System/Period: Present status and future directions. </w:t>
      </w:r>
      <w:r w:rsidRPr="008963F1">
        <w:rPr>
          <w:i/>
        </w:rPr>
        <w:t>Quaternary International</w:t>
      </w:r>
      <w:r w:rsidRPr="008963F1">
        <w:t>,</w:t>
      </w:r>
      <w:r w:rsidRPr="008963F1">
        <w:rPr>
          <w:i/>
        </w:rPr>
        <w:t xml:space="preserve"> 500</w:t>
      </w:r>
      <w:r w:rsidRPr="008963F1">
        <w:t xml:space="preserve">, 32-51. </w:t>
      </w:r>
    </w:p>
    <w:p w14:paraId="0F19713F" w14:textId="0196596A" w:rsidR="008963F1" w:rsidRPr="008963F1" w:rsidRDefault="008963F1" w:rsidP="001E4115">
      <w:pPr>
        <w:pStyle w:val="EndNoteBibliography"/>
        <w:spacing w:after="0" w:line="480" w:lineRule="auto"/>
        <w:ind w:left="720" w:hanging="720"/>
      </w:pPr>
      <w:r w:rsidRPr="008963F1">
        <w:t xml:space="preserve">Hernangómez, D. (2023). </w:t>
      </w:r>
      <w:r w:rsidRPr="008963F1">
        <w:rPr>
          <w:i/>
        </w:rPr>
        <w:t>Using the {tidyverse} with {terra} objects: the {tidyterra} package</w:t>
      </w:r>
      <w:r w:rsidRPr="008963F1">
        <w:t>.</w:t>
      </w:r>
      <w:r w:rsidRPr="008963F1">
        <w:rPr>
          <w:i/>
        </w:rPr>
        <w:t xml:space="preserve"> </w:t>
      </w:r>
      <w:r w:rsidRPr="008963F1">
        <w:t xml:space="preserve">In The Open Journal. </w:t>
      </w:r>
      <w:hyperlink r:id="rId25" w:history="1">
        <w:r w:rsidRPr="008963F1">
          <w:rPr>
            <w:rStyle w:val="Hyperlink"/>
          </w:rPr>
          <w:t>https://doi.org/10.21105/joss.05751</w:t>
        </w:r>
      </w:hyperlink>
    </w:p>
    <w:p w14:paraId="2CF8D910" w14:textId="5FAABA62" w:rsidR="008963F1" w:rsidRPr="008963F1" w:rsidRDefault="008963F1" w:rsidP="001E4115">
      <w:pPr>
        <w:pStyle w:val="EndNoteBibliography"/>
        <w:spacing w:after="0" w:line="480" w:lineRule="auto"/>
        <w:ind w:left="720" w:hanging="720"/>
      </w:pPr>
      <w:r w:rsidRPr="008963F1">
        <w:t xml:space="preserve">Hijmans, R. J. (2024a). </w:t>
      </w:r>
      <w:r w:rsidRPr="008963F1">
        <w:rPr>
          <w:i/>
        </w:rPr>
        <w:t>geosphere: Spherical Trigonometry</w:t>
      </w:r>
      <w:r w:rsidRPr="008963F1">
        <w:t>.</w:t>
      </w:r>
      <w:r w:rsidRPr="008963F1">
        <w:rPr>
          <w:i/>
        </w:rPr>
        <w:t xml:space="preserve"> </w:t>
      </w:r>
      <w:r w:rsidRPr="008963F1">
        <w:t xml:space="preserve">In CRAN. </w:t>
      </w:r>
      <w:hyperlink r:id="rId26" w:history="1">
        <w:r w:rsidRPr="008963F1">
          <w:rPr>
            <w:rStyle w:val="Hyperlink"/>
          </w:rPr>
          <w:t>https://CRAN.R-project.org/package=geosphere</w:t>
        </w:r>
      </w:hyperlink>
    </w:p>
    <w:p w14:paraId="702E0A5D" w14:textId="05CF0DE8" w:rsidR="008963F1" w:rsidRPr="008963F1" w:rsidRDefault="008963F1" w:rsidP="001E4115">
      <w:pPr>
        <w:pStyle w:val="EndNoteBibliography"/>
        <w:spacing w:after="0" w:line="480" w:lineRule="auto"/>
        <w:ind w:left="720" w:hanging="720"/>
      </w:pPr>
      <w:r w:rsidRPr="008963F1">
        <w:t xml:space="preserve">Hijmans, R. J. (2024b). </w:t>
      </w:r>
      <w:r w:rsidRPr="008963F1">
        <w:rPr>
          <w:i/>
        </w:rPr>
        <w:t>terra: Spatial Data Analysis</w:t>
      </w:r>
      <w:r w:rsidRPr="008963F1">
        <w:t>.</w:t>
      </w:r>
      <w:r w:rsidRPr="008963F1">
        <w:rPr>
          <w:i/>
        </w:rPr>
        <w:t xml:space="preserve"> </w:t>
      </w:r>
      <w:r w:rsidRPr="008963F1">
        <w:t xml:space="preserve">In CRAN. </w:t>
      </w:r>
      <w:hyperlink r:id="rId27" w:history="1">
        <w:r w:rsidRPr="008963F1">
          <w:rPr>
            <w:rStyle w:val="Hyperlink"/>
          </w:rPr>
          <w:t>https://CRAN.R-project.org/package=terra</w:t>
        </w:r>
      </w:hyperlink>
    </w:p>
    <w:p w14:paraId="2FCC8957" w14:textId="77777777" w:rsidR="008963F1" w:rsidRPr="008963F1" w:rsidRDefault="008963F1" w:rsidP="001E4115">
      <w:pPr>
        <w:pStyle w:val="EndNoteBibliography"/>
        <w:spacing w:after="0" w:line="480" w:lineRule="auto"/>
        <w:ind w:left="720" w:hanging="720"/>
      </w:pPr>
      <w:r w:rsidRPr="008963F1">
        <w:t xml:space="preserve">Hirzel, A. H., Le Lay, G., Helfer, V., Randin, C., &amp; Guisan, A. (2006). Evaluating the ability of habitat suitability models to predict species presences. </w:t>
      </w:r>
      <w:r w:rsidRPr="008963F1">
        <w:rPr>
          <w:i/>
        </w:rPr>
        <w:t>Ecological modelling</w:t>
      </w:r>
      <w:r w:rsidRPr="008963F1">
        <w:t>,</w:t>
      </w:r>
      <w:r w:rsidRPr="008963F1">
        <w:rPr>
          <w:i/>
        </w:rPr>
        <w:t xml:space="preserve"> 199</w:t>
      </w:r>
      <w:r w:rsidRPr="008963F1">
        <w:t xml:space="preserve">(2), 142-152. </w:t>
      </w:r>
    </w:p>
    <w:p w14:paraId="0B94E7D9" w14:textId="77777777" w:rsidR="008963F1" w:rsidRPr="008963F1" w:rsidRDefault="008963F1" w:rsidP="001E4115">
      <w:pPr>
        <w:pStyle w:val="EndNoteBibliography"/>
        <w:spacing w:after="0" w:line="480" w:lineRule="auto"/>
        <w:ind w:left="720" w:hanging="720"/>
      </w:pPr>
      <w:r w:rsidRPr="008963F1">
        <w:t>Hope, G. (1994). Quaternary vegetation. In ‘History of the Australian Vegetation: Cretaceous to Recent’.(Ed. RS Hill.) pp. 368–389. In: Cambridge University Press: Cambridge.</w:t>
      </w:r>
    </w:p>
    <w:p w14:paraId="085FCE70" w14:textId="4EF9B208" w:rsidR="008963F1" w:rsidRPr="008963F1" w:rsidRDefault="008963F1" w:rsidP="001E4115">
      <w:pPr>
        <w:pStyle w:val="EndNoteBibliography"/>
        <w:spacing w:after="0" w:line="480" w:lineRule="auto"/>
        <w:ind w:left="720" w:hanging="720"/>
      </w:pPr>
      <w:r w:rsidRPr="008963F1">
        <w:lastRenderedPageBreak/>
        <w:t xml:space="preserve">Iturbide, M., Bedia, J., Herrera, S., del Hierro, O., Pinto, M., &amp; Gutiérrez, J. M. (2015). A framework for species distribution modelling with improved pseudo-absence generation. </w:t>
      </w:r>
      <w:r w:rsidRPr="008963F1">
        <w:rPr>
          <w:i/>
        </w:rPr>
        <w:t>Ecological modelling</w:t>
      </w:r>
      <w:r w:rsidRPr="008963F1">
        <w:t>,</w:t>
      </w:r>
      <w:r w:rsidRPr="008963F1">
        <w:rPr>
          <w:i/>
        </w:rPr>
        <w:t xml:space="preserve"> 312</w:t>
      </w:r>
      <w:r w:rsidRPr="008963F1">
        <w:t xml:space="preserve">, 166-174. </w:t>
      </w:r>
      <w:hyperlink r:id="rId28" w:history="1">
        <w:r w:rsidRPr="008963F1">
          <w:rPr>
            <w:rStyle w:val="Hyperlink"/>
          </w:rPr>
          <w:t>https://doi.org/https://doi.org/10.1016/j.ecolmodel.2015.05.018</w:t>
        </w:r>
      </w:hyperlink>
      <w:r w:rsidRPr="008963F1">
        <w:t xml:space="preserve"> </w:t>
      </w:r>
    </w:p>
    <w:p w14:paraId="3AE80074" w14:textId="77777777" w:rsidR="008963F1" w:rsidRPr="008963F1" w:rsidRDefault="008963F1" w:rsidP="001E4115">
      <w:pPr>
        <w:pStyle w:val="EndNoteBibliography"/>
        <w:spacing w:after="0" w:line="480" w:lineRule="auto"/>
        <w:ind w:left="720" w:hanging="720"/>
      </w:pPr>
      <w:r w:rsidRPr="008963F1">
        <w:t xml:space="preserve">Johnson, C. N. (2009). Ecological consequences of Late Quaternary extinctions of megafauna. </w:t>
      </w:r>
      <w:r w:rsidRPr="008963F1">
        <w:rPr>
          <w:i/>
        </w:rPr>
        <w:t>Proceedings of the Royal Society B: Biological Sciences</w:t>
      </w:r>
      <w:r w:rsidRPr="008963F1">
        <w:t>,</w:t>
      </w:r>
      <w:r w:rsidRPr="008963F1">
        <w:rPr>
          <w:i/>
        </w:rPr>
        <w:t xml:space="preserve"> 276</w:t>
      </w:r>
      <w:r w:rsidRPr="008963F1">
        <w:t xml:space="preserve">(1667), 2509-2519. </w:t>
      </w:r>
    </w:p>
    <w:p w14:paraId="3A3D1017" w14:textId="77777777" w:rsidR="008963F1" w:rsidRPr="008963F1" w:rsidRDefault="008963F1" w:rsidP="001E4115">
      <w:pPr>
        <w:pStyle w:val="EndNoteBibliography"/>
        <w:spacing w:after="0" w:line="480" w:lineRule="auto"/>
        <w:ind w:left="720" w:hanging="720"/>
      </w:pPr>
      <w:r w:rsidRPr="008963F1">
        <w:t xml:space="preserve">Johnson, C. N., Prior, L. D., Archibald, S., Poulos, H. M., Barton, A. M., Williamson, G. J., &amp; Bowman, D. M. (2018). Can trophic rewilding reduce the impact of fire in a more flammable world? </w:t>
      </w:r>
      <w:r w:rsidRPr="008963F1">
        <w:rPr>
          <w:i/>
        </w:rPr>
        <w:t>Philosophical Transactions of the Royal Society B: Biological Sciences</w:t>
      </w:r>
      <w:r w:rsidRPr="008963F1">
        <w:t>,</w:t>
      </w:r>
      <w:r w:rsidRPr="008963F1">
        <w:rPr>
          <w:i/>
        </w:rPr>
        <w:t xml:space="preserve"> 373</w:t>
      </w:r>
      <w:r w:rsidRPr="008963F1">
        <w:t xml:space="preserve">(1761), 20170443. </w:t>
      </w:r>
    </w:p>
    <w:p w14:paraId="7B43F29F" w14:textId="77777777" w:rsidR="008963F1" w:rsidRPr="008963F1" w:rsidRDefault="008963F1" w:rsidP="001E4115">
      <w:pPr>
        <w:pStyle w:val="EndNoteBibliography"/>
        <w:spacing w:after="0" w:line="480" w:lineRule="auto"/>
        <w:ind w:left="720" w:hanging="720"/>
      </w:pPr>
      <w:r w:rsidRPr="008963F1">
        <w:t xml:space="preserve">Juggins, S., &amp; Birks, H. J. B. (2012). Quantitative environmental reconstructions from biological data. </w:t>
      </w:r>
      <w:r w:rsidRPr="008963F1">
        <w:rPr>
          <w:i/>
        </w:rPr>
        <w:t>Tracking environmental change using lake sediments: Data handling and numerical techniques</w:t>
      </w:r>
      <w:r w:rsidRPr="008963F1">
        <w:t xml:space="preserve">, 431-494. </w:t>
      </w:r>
    </w:p>
    <w:p w14:paraId="22DF3C54" w14:textId="5D370212" w:rsidR="008963F1" w:rsidRPr="008963F1" w:rsidRDefault="008963F1" w:rsidP="001E4115">
      <w:pPr>
        <w:pStyle w:val="EndNoteBibliography"/>
        <w:spacing w:after="0" w:line="480" w:lineRule="auto"/>
        <w:ind w:left="720" w:hanging="720"/>
      </w:pPr>
      <w:r w:rsidRPr="008963F1">
        <w:t xml:space="preserve">Kraehe, A. G., Weisbecker, V., Hill, R. R., &amp; Hill, K. E. (2024). Threatened stick-nest rats preferentially eat invasive boxthorn rather than native vegetation on Australia’s Reevesby Island. </w:t>
      </w:r>
      <w:r w:rsidRPr="008963F1">
        <w:rPr>
          <w:i/>
        </w:rPr>
        <w:t>Wildlife Research</w:t>
      </w:r>
      <w:r w:rsidRPr="008963F1">
        <w:t>,</w:t>
      </w:r>
      <w:r w:rsidRPr="008963F1">
        <w:rPr>
          <w:i/>
        </w:rPr>
        <w:t xml:space="preserve"> 51</w:t>
      </w:r>
      <w:r w:rsidRPr="008963F1">
        <w:t xml:space="preserve">(8), -. </w:t>
      </w:r>
      <w:hyperlink r:id="rId29" w:history="1">
        <w:r w:rsidRPr="008963F1">
          <w:rPr>
            <w:rStyle w:val="Hyperlink"/>
          </w:rPr>
          <w:t>https://doi.org/https://doi.org/10.1071/WR23140</w:t>
        </w:r>
      </w:hyperlink>
      <w:r w:rsidRPr="008963F1">
        <w:t xml:space="preserve"> </w:t>
      </w:r>
    </w:p>
    <w:p w14:paraId="2B42E67F" w14:textId="1E258697" w:rsidR="008963F1" w:rsidRPr="008963F1" w:rsidRDefault="008963F1" w:rsidP="001E4115">
      <w:pPr>
        <w:pStyle w:val="EndNoteBibliography"/>
        <w:spacing w:after="0" w:line="480" w:lineRule="auto"/>
        <w:ind w:left="720" w:hanging="720"/>
      </w:pPr>
      <w:r w:rsidRPr="008963F1">
        <w:t xml:space="preserve">Kuhn, M. (2024). </w:t>
      </w:r>
      <w:r w:rsidRPr="008963F1">
        <w:rPr>
          <w:i/>
        </w:rPr>
        <w:t>tune: Tidy Tuning Tools</w:t>
      </w:r>
      <w:r w:rsidRPr="008963F1">
        <w:t>.</w:t>
      </w:r>
      <w:r w:rsidRPr="008963F1">
        <w:rPr>
          <w:i/>
        </w:rPr>
        <w:t xml:space="preserve"> </w:t>
      </w:r>
      <w:r w:rsidRPr="008963F1">
        <w:t xml:space="preserve">In CRAN. </w:t>
      </w:r>
      <w:hyperlink r:id="rId30" w:history="1">
        <w:r w:rsidRPr="008963F1">
          <w:rPr>
            <w:rStyle w:val="Hyperlink"/>
          </w:rPr>
          <w:t>https://CRAN.R-project.org/package=tune</w:t>
        </w:r>
      </w:hyperlink>
    </w:p>
    <w:p w14:paraId="2E728A3F" w14:textId="213A2C2B" w:rsidR="008963F1" w:rsidRPr="008963F1" w:rsidRDefault="008963F1" w:rsidP="001E4115">
      <w:pPr>
        <w:pStyle w:val="EndNoteBibliography"/>
        <w:spacing w:after="0" w:line="480" w:lineRule="auto"/>
        <w:ind w:left="720" w:hanging="720"/>
      </w:pPr>
      <w:r w:rsidRPr="008963F1">
        <w:lastRenderedPageBreak/>
        <w:t xml:space="preserve">Kuhn, M., &amp; Couch, S. (2024). </w:t>
      </w:r>
      <w:r w:rsidRPr="008963F1">
        <w:rPr>
          <w:i/>
        </w:rPr>
        <w:t>workflowsets: Create a Collection of 'tidymodels' Workflows</w:t>
      </w:r>
      <w:r w:rsidRPr="008963F1">
        <w:t>.</w:t>
      </w:r>
      <w:r w:rsidRPr="008963F1">
        <w:rPr>
          <w:i/>
        </w:rPr>
        <w:t xml:space="preserve"> </w:t>
      </w:r>
      <w:r w:rsidRPr="008963F1">
        <w:t xml:space="preserve">In CRAN. </w:t>
      </w:r>
      <w:hyperlink r:id="rId31" w:history="1">
        <w:r w:rsidRPr="008963F1">
          <w:rPr>
            <w:rStyle w:val="Hyperlink"/>
          </w:rPr>
          <w:t>https://CRAN.R-project.org/package=workflowsets</w:t>
        </w:r>
      </w:hyperlink>
    </w:p>
    <w:p w14:paraId="3455F867" w14:textId="451E3171" w:rsidR="008963F1" w:rsidRPr="008963F1" w:rsidRDefault="008963F1" w:rsidP="001E4115">
      <w:pPr>
        <w:pStyle w:val="EndNoteBibliography"/>
        <w:spacing w:after="0" w:line="480" w:lineRule="auto"/>
        <w:ind w:left="720" w:hanging="720"/>
      </w:pPr>
      <w:r w:rsidRPr="008963F1">
        <w:t xml:space="preserve">Kuhn, M., &amp; Frick, H. (2024). </w:t>
      </w:r>
      <w:r w:rsidRPr="008963F1">
        <w:rPr>
          <w:i/>
        </w:rPr>
        <w:t>dials: Tools for Creating Tuning Parameter Values</w:t>
      </w:r>
      <w:r w:rsidRPr="008963F1">
        <w:t>.</w:t>
      </w:r>
      <w:r w:rsidRPr="008963F1">
        <w:rPr>
          <w:i/>
        </w:rPr>
        <w:t xml:space="preserve"> </w:t>
      </w:r>
      <w:r w:rsidRPr="008963F1">
        <w:t xml:space="preserve">In CRAN. </w:t>
      </w:r>
      <w:hyperlink r:id="rId32" w:history="1">
        <w:r w:rsidRPr="008963F1">
          <w:rPr>
            <w:rStyle w:val="Hyperlink"/>
          </w:rPr>
          <w:t>https://CRAN.R-project.org/package=dials</w:t>
        </w:r>
      </w:hyperlink>
    </w:p>
    <w:p w14:paraId="3A7E042E" w14:textId="0D6B3011" w:rsidR="008963F1" w:rsidRPr="008963F1" w:rsidRDefault="008963F1" w:rsidP="001E4115">
      <w:pPr>
        <w:pStyle w:val="EndNoteBibliography"/>
        <w:spacing w:after="0" w:line="480" w:lineRule="auto"/>
        <w:ind w:left="720" w:hanging="720"/>
      </w:pPr>
      <w:r w:rsidRPr="008963F1">
        <w:t xml:space="preserve">Kuhn, M., &amp; Vaughan, D. (2024). </w:t>
      </w:r>
      <w:r w:rsidRPr="008963F1">
        <w:rPr>
          <w:i/>
        </w:rPr>
        <w:t>parsnip: A Common API to Modeling and Analysis Functions</w:t>
      </w:r>
      <w:r w:rsidRPr="008963F1">
        <w:t>.</w:t>
      </w:r>
      <w:r w:rsidRPr="008963F1">
        <w:rPr>
          <w:i/>
        </w:rPr>
        <w:t xml:space="preserve"> </w:t>
      </w:r>
      <w:r w:rsidRPr="008963F1">
        <w:t xml:space="preserve">In CRAN. </w:t>
      </w:r>
      <w:hyperlink r:id="rId33" w:history="1">
        <w:r w:rsidRPr="008963F1">
          <w:rPr>
            <w:rStyle w:val="Hyperlink"/>
          </w:rPr>
          <w:t>https://CRAN.R-project.org/package=parsnip</w:t>
        </w:r>
      </w:hyperlink>
    </w:p>
    <w:p w14:paraId="583A0D41" w14:textId="05B85EC0" w:rsidR="008963F1" w:rsidRPr="008963F1" w:rsidRDefault="008963F1" w:rsidP="001E4115">
      <w:pPr>
        <w:pStyle w:val="EndNoteBibliography"/>
        <w:spacing w:after="0" w:line="480" w:lineRule="auto"/>
        <w:ind w:left="720" w:hanging="720"/>
      </w:pPr>
      <w:r w:rsidRPr="008963F1">
        <w:t xml:space="preserve">Kuhn, M., &amp; Wickham, H. (2020). </w:t>
      </w:r>
      <w:r w:rsidRPr="008963F1">
        <w:rPr>
          <w:i/>
        </w:rPr>
        <w:t>Tidymodels: a collection of packages for modeling and machine learning using tidyverse principles</w:t>
      </w:r>
      <w:r w:rsidRPr="008963F1">
        <w:t>.</w:t>
      </w:r>
      <w:r w:rsidRPr="008963F1">
        <w:rPr>
          <w:i/>
        </w:rPr>
        <w:t xml:space="preserve"> </w:t>
      </w:r>
      <w:r w:rsidRPr="008963F1">
        <w:t xml:space="preserve">In CRAN. </w:t>
      </w:r>
      <w:hyperlink r:id="rId34" w:history="1">
        <w:r w:rsidRPr="008963F1">
          <w:rPr>
            <w:rStyle w:val="Hyperlink"/>
          </w:rPr>
          <w:t>https://www.tidymodels.org</w:t>
        </w:r>
      </w:hyperlink>
    </w:p>
    <w:p w14:paraId="22EFAC89" w14:textId="77777777" w:rsidR="008963F1" w:rsidRPr="008963F1" w:rsidRDefault="008963F1" w:rsidP="001E4115">
      <w:pPr>
        <w:pStyle w:val="EndNoteBibliography"/>
        <w:spacing w:after="0" w:line="480" w:lineRule="auto"/>
        <w:ind w:left="720" w:hanging="720"/>
      </w:pPr>
      <w:r w:rsidRPr="008963F1">
        <w:t xml:space="preserve">Lanner, R. M., Van Devender, T. R., &amp; Richardson, D. (1998). </w:t>
      </w:r>
      <w:r w:rsidRPr="008963F1">
        <w:rPr>
          <w:i/>
        </w:rPr>
        <w:t>The recent history of pinyon pines in the American Southwest</w:t>
      </w:r>
      <w:r w:rsidRPr="008963F1">
        <w:t xml:space="preserve">. Cambridge University Press. </w:t>
      </w:r>
    </w:p>
    <w:p w14:paraId="2B9717D2" w14:textId="77777777" w:rsidR="008963F1" w:rsidRPr="008963F1" w:rsidRDefault="008963F1" w:rsidP="001E4115">
      <w:pPr>
        <w:pStyle w:val="EndNoteBibliography"/>
        <w:spacing w:after="0" w:line="480" w:lineRule="auto"/>
        <w:ind w:left="720" w:hanging="720"/>
      </w:pPr>
      <w:r w:rsidRPr="008963F1">
        <w:t>Lazagabaster, I. A., Thomas, C. D., Spedding, J. V., Ikram, S., Solano</w:t>
      </w:r>
      <w:r w:rsidRPr="008963F1">
        <w:rPr>
          <w:rFonts w:ascii="Cambria Math" w:hAnsi="Cambria Math" w:cs="Cambria Math"/>
        </w:rPr>
        <w:t>‐</w:t>
      </w:r>
      <w:r w:rsidRPr="008963F1">
        <w:t>Regadera, I., Snape, S., &amp; Bro</w:t>
      </w:r>
      <w:r w:rsidRPr="008963F1">
        <w:rPr>
          <w:rFonts w:ascii="Cambria Math" w:hAnsi="Cambria Math" w:cs="Cambria Math"/>
        </w:rPr>
        <w:t>‐</w:t>
      </w:r>
      <w:r w:rsidRPr="008963F1">
        <w:t>J</w:t>
      </w:r>
      <w:r w:rsidRPr="008963F1">
        <w:rPr>
          <w:rFonts w:cs="Aptos"/>
        </w:rPr>
        <w:t>ø</w:t>
      </w:r>
      <w:r w:rsidRPr="008963F1">
        <w:t xml:space="preserve">rgensen, J. (2024). Evaluating species distribution model predictions through time against paleozoological records. </w:t>
      </w:r>
      <w:r w:rsidRPr="008963F1">
        <w:rPr>
          <w:i/>
        </w:rPr>
        <w:t>Ecology and evolution</w:t>
      </w:r>
      <w:r w:rsidRPr="008963F1">
        <w:t>,</w:t>
      </w:r>
      <w:r w:rsidRPr="008963F1">
        <w:rPr>
          <w:i/>
        </w:rPr>
        <w:t xml:space="preserve"> 14</w:t>
      </w:r>
      <w:r w:rsidRPr="008963F1">
        <w:t xml:space="preserve">(10), e70288. </w:t>
      </w:r>
    </w:p>
    <w:p w14:paraId="1D072915" w14:textId="50D7F152" w:rsidR="008963F1" w:rsidRPr="008963F1" w:rsidRDefault="008963F1" w:rsidP="001E4115">
      <w:pPr>
        <w:pStyle w:val="EndNoteBibliography"/>
        <w:spacing w:after="0" w:line="480" w:lineRule="auto"/>
        <w:ind w:left="720" w:hanging="720"/>
      </w:pPr>
      <w:r w:rsidRPr="008963F1">
        <w:t xml:space="preserve">Leonardi, M., Colucci, M., Pozzi, A., &amp; Manica, A. (2024). </w:t>
      </w:r>
      <w:r w:rsidRPr="008963F1">
        <w:rPr>
          <w:i/>
        </w:rPr>
        <w:t>tidysdm: Species Distribution Models with Tidymodels</w:t>
      </w:r>
      <w:r w:rsidRPr="008963F1">
        <w:t>.</w:t>
      </w:r>
      <w:r w:rsidRPr="008963F1">
        <w:rPr>
          <w:i/>
        </w:rPr>
        <w:t xml:space="preserve"> </w:t>
      </w:r>
      <w:r w:rsidRPr="008963F1">
        <w:t xml:space="preserve">In CRAN. </w:t>
      </w:r>
      <w:hyperlink r:id="rId35" w:history="1">
        <w:r w:rsidRPr="008963F1">
          <w:rPr>
            <w:rStyle w:val="Hyperlink"/>
          </w:rPr>
          <w:t>https://CRAN.R-project.org/package=tidysdm</w:t>
        </w:r>
      </w:hyperlink>
    </w:p>
    <w:p w14:paraId="4C2FFB85" w14:textId="77777777" w:rsidR="008963F1" w:rsidRPr="008963F1" w:rsidRDefault="008963F1" w:rsidP="001E4115">
      <w:pPr>
        <w:pStyle w:val="EndNoteBibliography"/>
        <w:spacing w:after="0" w:line="480" w:lineRule="auto"/>
        <w:ind w:left="720" w:hanging="720"/>
      </w:pPr>
      <w:r w:rsidRPr="008963F1">
        <w:lastRenderedPageBreak/>
        <w:t xml:space="preserve">Leonardi, M., Colucci, M., Pozzi, A. V., Scerri, E. M., &amp; Manica, A. (2023). Tidysdm: Leveraging the flexibility of tidymodels for species distribution modelling in R. </w:t>
      </w:r>
      <w:r w:rsidRPr="008963F1">
        <w:rPr>
          <w:i/>
        </w:rPr>
        <w:t>bioRxiv</w:t>
      </w:r>
      <w:r w:rsidRPr="008963F1">
        <w:t xml:space="preserve">, 2023.2007. 2024.550358. </w:t>
      </w:r>
    </w:p>
    <w:p w14:paraId="20C50E51" w14:textId="02828119" w:rsidR="008963F1" w:rsidRPr="008963F1" w:rsidRDefault="008963F1" w:rsidP="001E4115">
      <w:pPr>
        <w:pStyle w:val="EndNoteBibliography"/>
        <w:spacing w:after="0" w:line="480" w:lineRule="auto"/>
        <w:ind w:left="720" w:hanging="720"/>
      </w:pPr>
      <w:r w:rsidRPr="008963F1">
        <w:t xml:space="preserve">Leonardi, M., Hallett, E. Y., Beyer, R., Krapp, M., &amp; Manica, A. (2023). pastclim 1.2: an R package to easily access and use paleoclimatic reconstructions. </w:t>
      </w:r>
      <w:r w:rsidRPr="008963F1">
        <w:rPr>
          <w:i/>
        </w:rPr>
        <w:t>Ecography</w:t>
      </w:r>
      <w:r w:rsidRPr="008963F1">
        <w:t>,</w:t>
      </w:r>
      <w:r w:rsidRPr="008963F1">
        <w:rPr>
          <w:i/>
        </w:rPr>
        <w:t xml:space="preserve"> 2023</w:t>
      </w:r>
      <w:r w:rsidRPr="008963F1">
        <w:t xml:space="preserve">(3), e06481. </w:t>
      </w:r>
      <w:hyperlink r:id="rId36" w:history="1">
        <w:r w:rsidRPr="008963F1">
          <w:rPr>
            <w:rStyle w:val="Hyperlink"/>
          </w:rPr>
          <w:t>https://doi.org/https://doi.org/10.1111/ecog.06481</w:t>
        </w:r>
      </w:hyperlink>
      <w:r w:rsidRPr="008963F1">
        <w:t xml:space="preserve"> </w:t>
      </w:r>
    </w:p>
    <w:p w14:paraId="4DE42A9C" w14:textId="77777777" w:rsidR="008963F1" w:rsidRPr="008963F1" w:rsidRDefault="008963F1" w:rsidP="001E4115">
      <w:pPr>
        <w:pStyle w:val="EndNoteBibliography"/>
        <w:spacing w:after="0" w:line="480" w:lineRule="auto"/>
        <w:ind w:left="720" w:hanging="720"/>
      </w:pPr>
      <w:r w:rsidRPr="008963F1">
        <w:t xml:space="preserve">Lesser, M. R., &amp; Jackson, S. T. (2011). Reliability of macrofossils in woodrat (Neotoma) middens for detecting low-density tree populations. </w:t>
      </w:r>
      <w:r w:rsidRPr="008963F1">
        <w:rPr>
          <w:i/>
        </w:rPr>
        <w:t>Paleobiology</w:t>
      </w:r>
      <w:r w:rsidRPr="008963F1">
        <w:t>,</w:t>
      </w:r>
      <w:r w:rsidRPr="008963F1">
        <w:rPr>
          <w:i/>
        </w:rPr>
        <w:t xml:space="preserve"> 37</w:t>
      </w:r>
      <w:r w:rsidRPr="008963F1">
        <w:t xml:space="preserve">(4), 603-615. </w:t>
      </w:r>
    </w:p>
    <w:p w14:paraId="1BA99001" w14:textId="78E6E474" w:rsidR="008963F1" w:rsidRPr="008963F1" w:rsidRDefault="008963F1" w:rsidP="001E4115">
      <w:pPr>
        <w:pStyle w:val="EndNoteBibliography"/>
        <w:spacing w:after="0" w:line="480" w:lineRule="auto"/>
        <w:ind w:left="720" w:hanging="720"/>
      </w:pPr>
      <w:r w:rsidRPr="008963F1">
        <w:t xml:space="preserve">Liang, W., Papeş, M., Tran, L., Grant, J., Washington-Allen, R., Stewart, S., &amp; Wiggins, G. (2018). The effect of pseudo-absence selection method on transferability of species distribution models in the context of non-adaptive niche shift. </w:t>
      </w:r>
      <w:r w:rsidRPr="008963F1">
        <w:rPr>
          <w:i/>
        </w:rPr>
        <w:t>Ecological modelling</w:t>
      </w:r>
      <w:r w:rsidRPr="008963F1">
        <w:t>,</w:t>
      </w:r>
      <w:r w:rsidRPr="008963F1">
        <w:rPr>
          <w:i/>
        </w:rPr>
        <w:t xml:space="preserve"> 388</w:t>
      </w:r>
      <w:r w:rsidRPr="008963F1">
        <w:t xml:space="preserve">, 1-9. </w:t>
      </w:r>
      <w:hyperlink r:id="rId37" w:history="1">
        <w:r w:rsidRPr="008963F1">
          <w:rPr>
            <w:rStyle w:val="Hyperlink"/>
          </w:rPr>
          <w:t>https://doi.org/https://doi.org/10.1016/j.ecolmodel.2018.09.018</w:t>
        </w:r>
      </w:hyperlink>
      <w:r w:rsidRPr="008963F1">
        <w:t xml:space="preserve"> </w:t>
      </w:r>
    </w:p>
    <w:p w14:paraId="322624BF" w14:textId="77777777" w:rsidR="008963F1" w:rsidRPr="008963F1" w:rsidRDefault="008963F1" w:rsidP="001E4115">
      <w:pPr>
        <w:pStyle w:val="EndNoteBibliography"/>
        <w:spacing w:after="0" w:line="480" w:lineRule="auto"/>
        <w:ind w:left="720" w:hanging="720"/>
      </w:pPr>
      <w:r w:rsidRPr="008963F1">
        <w:t>Lisiecki, L. E., &amp; Raymo, M. E. (2005). A Pliocene</w:t>
      </w:r>
      <w:r w:rsidRPr="008963F1">
        <w:rPr>
          <w:rFonts w:ascii="Cambria Math" w:hAnsi="Cambria Math" w:cs="Cambria Math"/>
        </w:rPr>
        <w:t>‐</w:t>
      </w:r>
      <w:r w:rsidRPr="008963F1">
        <w:t xml:space="preserve">Pleistocene stack of 57 globally distributed benthic </w:t>
      </w:r>
      <w:r w:rsidRPr="008963F1">
        <w:rPr>
          <w:rFonts w:cs="Aptos"/>
        </w:rPr>
        <w:t>δ</w:t>
      </w:r>
      <w:r w:rsidRPr="008963F1">
        <w:t xml:space="preserve">18O records. </w:t>
      </w:r>
      <w:r w:rsidRPr="008963F1">
        <w:rPr>
          <w:i/>
        </w:rPr>
        <w:t>Paleoceanography</w:t>
      </w:r>
      <w:r w:rsidRPr="008963F1">
        <w:t>,</w:t>
      </w:r>
      <w:r w:rsidRPr="008963F1">
        <w:rPr>
          <w:i/>
        </w:rPr>
        <w:t xml:space="preserve"> 20</w:t>
      </w:r>
      <w:r w:rsidRPr="008963F1">
        <w:t xml:space="preserve">(1). </w:t>
      </w:r>
    </w:p>
    <w:p w14:paraId="1BC3633A" w14:textId="6934D491" w:rsidR="008963F1" w:rsidRPr="008963F1" w:rsidRDefault="008963F1" w:rsidP="001E4115">
      <w:pPr>
        <w:pStyle w:val="EndNoteBibliography"/>
        <w:spacing w:after="0" w:line="480" w:lineRule="auto"/>
        <w:ind w:left="720" w:hanging="720"/>
      </w:pPr>
      <w:r w:rsidRPr="008963F1">
        <w:t xml:space="preserve">Lyford, M. E., Jackson, S. T., Gray, S. T., &amp; Eddy, R. G. (2004). Validating the use of woodrat (Neotoma) middens for documenting natural invasions. </w:t>
      </w:r>
      <w:r w:rsidRPr="008963F1">
        <w:rPr>
          <w:i/>
        </w:rPr>
        <w:t>Journal of Biogeography</w:t>
      </w:r>
      <w:r w:rsidRPr="008963F1">
        <w:t>,</w:t>
      </w:r>
      <w:r w:rsidRPr="008963F1">
        <w:rPr>
          <w:i/>
        </w:rPr>
        <w:t xml:space="preserve"> 31</w:t>
      </w:r>
      <w:r w:rsidRPr="008963F1">
        <w:t xml:space="preserve">(2), 333-342. </w:t>
      </w:r>
      <w:hyperlink r:id="rId38" w:history="1">
        <w:r w:rsidRPr="008963F1">
          <w:rPr>
            <w:rStyle w:val="Hyperlink"/>
          </w:rPr>
          <w:t>https://doi.org/https://doi.org/10.1046/j.0305-0270.2003.00987.x</w:t>
        </w:r>
      </w:hyperlink>
      <w:r w:rsidRPr="008963F1">
        <w:t xml:space="preserve"> </w:t>
      </w:r>
    </w:p>
    <w:p w14:paraId="390DCD41" w14:textId="4CD6698C" w:rsidR="008963F1" w:rsidRPr="008963F1" w:rsidRDefault="008963F1" w:rsidP="001E4115">
      <w:pPr>
        <w:pStyle w:val="EndNoteBibliography"/>
        <w:spacing w:after="0" w:line="480" w:lineRule="auto"/>
        <w:ind w:left="720" w:hanging="720"/>
      </w:pPr>
      <w:r w:rsidRPr="008963F1">
        <w:lastRenderedPageBreak/>
        <w:t xml:space="preserve">Manica, A. (2023). </w:t>
      </w:r>
      <w:r w:rsidRPr="008963F1">
        <w:rPr>
          <w:i/>
        </w:rPr>
        <w:t>tidysdm overview</w:t>
      </w:r>
      <w:r w:rsidRPr="008963F1">
        <w:t xml:space="preserve">. </w:t>
      </w:r>
      <w:hyperlink r:id="rId39" w:history="1">
        <w:r w:rsidRPr="008963F1">
          <w:rPr>
            <w:rStyle w:val="Hyperlink"/>
          </w:rPr>
          <w:t>https://evolecolgroup.github.io/tidysdm/articles/a0_tidysdm_overview.html</w:t>
        </w:r>
      </w:hyperlink>
    </w:p>
    <w:p w14:paraId="0BCE482D" w14:textId="77777777" w:rsidR="008963F1" w:rsidRPr="008963F1" w:rsidRDefault="008963F1" w:rsidP="001E4115">
      <w:pPr>
        <w:pStyle w:val="EndNoteBibliography"/>
        <w:spacing w:after="0" w:line="480" w:lineRule="auto"/>
        <w:ind w:left="720" w:hanging="720"/>
      </w:pPr>
      <w:r w:rsidRPr="008963F1">
        <w:t xml:space="preserve">Marmion, M., Parviainen, M., Luoto, M., Heikkinen, R. K., &amp; Thuiller, W. (2009). Evaluation of consensus methods in predictive species distribution modelling. </w:t>
      </w:r>
      <w:r w:rsidRPr="008963F1">
        <w:rPr>
          <w:i/>
        </w:rPr>
        <w:t>Diversity and distributions</w:t>
      </w:r>
      <w:r w:rsidRPr="008963F1">
        <w:t>,</w:t>
      </w:r>
      <w:r w:rsidRPr="008963F1">
        <w:rPr>
          <w:i/>
        </w:rPr>
        <w:t xml:space="preserve"> 15</w:t>
      </w:r>
      <w:r w:rsidRPr="008963F1">
        <w:t xml:space="preserve">(1), 59-69. </w:t>
      </w:r>
    </w:p>
    <w:p w14:paraId="2673DA96" w14:textId="7DA8EC1F" w:rsidR="008963F1" w:rsidRPr="008963F1" w:rsidRDefault="008963F1" w:rsidP="001E4115">
      <w:pPr>
        <w:pStyle w:val="EndNoteBibliography"/>
        <w:spacing w:after="0" w:line="480" w:lineRule="auto"/>
        <w:ind w:left="720" w:hanging="720"/>
      </w:pPr>
      <w:r w:rsidRPr="008963F1">
        <w:t xml:space="preserve">McBride, E., Wallis, L. A., Hopf, F., Haberle, S. G., &amp; Dardengo, M. (2022). Demonstrating the potential of amberat middens for understanding late Quaternary palaeoenvironments in the Central Pilbara, western Australia. </w:t>
      </w:r>
      <w:r w:rsidRPr="008963F1">
        <w:rPr>
          <w:i/>
        </w:rPr>
        <w:t>Quaternary International</w:t>
      </w:r>
      <w:r w:rsidRPr="008963F1">
        <w:t>,</w:t>
      </w:r>
      <w:r w:rsidRPr="008963F1">
        <w:rPr>
          <w:i/>
        </w:rPr>
        <w:t xml:space="preserve"> 634</w:t>
      </w:r>
      <w:r w:rsidRPr="008963F1">
        <w:t xml:space="preserve">, 99-110. </w:t>
      </w:r>
      <w:hyperlink r:id="rId40" w:history="1">
        <w:r w:rsidRPr="008963F1">
          <w:rPr>
            <w:rStyle w:val="Hyperlink"/>
          </w:rPr>
          <w:t>https://doi.org/https://doi.org/10.1016/j.quaint.2022.05.009</w:t>
        </w:r>
      </w:hyperlink>
      <w:r w:rsidRPr="008963F1">
        <w:t xml:space="preserve"> </w:t>
      </w:r>
    </w:p>
    <w:p w14:paraId="261931C9" w14:textId="77777777" w:rsidR="008963F1" w:rsidRPr="008963F1" w:rsidRDefault="008963F1" w:rsidP="001E4115">
      <w:pPr>
        <w:pStyle w:val="EndNoteBibliography"/>
        <w:spacing w:after="0" w:line="480" w:lineRule="auto"/>
        <w:ind w:left="720" w:hanging="720"/>
      </w:pPr>
      <w:r w:rsidRPr="008963F1">
        <w:t xml:space="preserve">McCarthy, L., &amp; Head, L. (2001). Holocene variability in semi-arid vegetation: new evidence from Leporillus middens from the Flinders Ranges, South Australia. </w:t>
      </w:r>
      <w:r w:rsidRPr="008963F1">
        <w:rPr>
          <w:i/>
        </w:rPr>
        <w:t>The Holocene</w:t>
      </w:r>
      <w:r w:rsidRPr="008963F1">
        <w:t>,</w:t>
      </w:r>
      <w:r w:rsidRPr="008963F1">
        <w:rPr>
          <w:i/>
        </w:rPr>
        <w:t xml:space="preserve"> 11</w:t>
      </w:r>
      <w:r w:rsidRPr="008963F1">
        <w:t xml:space="preserve">(6), 681-689. </w:t>
      </w:r>
    </w:p>
    <w:p w14:paraId="1F436D7C" w14:textId="52485EBB" w:rsidR="008963F1" w:rsidRPr="008963F1" w:rsidRDefault="008963F1" w:rsidP="001E4115">
      <w:pPr>
        <w:pStyle w:val="EndNoteBibliography"/>
        <w:spacing w:after="0" w:line="480" w:lineRule="auto"/>
        <w:ind w:left="720" w:hanging="720"/>
      </w:pPr>
      <w:r w:rsidRPr="008963F1">
        <w:t xml:space="preserve">McCarthy, L., Head, L., &amp; Quade, J. (1996). Holocene palaeoecology of the northern Flinders ranges, south Australia, based on stick-nest rat (Leporillus spp) middens: A preliminary overview. </w:t>
      </w:r>
      <w:r w:rsidRPr="008963F1">
        <w:rPr>
          <w:i/>
        </w:rPr>
        <w:t>Palaeogeography Palaeoclimatology Palaeoecology</w:t>
      </w:r>
      <w:r w:rsidRPr="008963F1">
        <w:t>,</w:t>
      </w:r>
      <w:r w:rsidRPr="008963F1">
        <w:rPr>
          <w:i/>
        </w:rPr>
        <w:t xml:space="preserve"> 123</w:t>
      </w:r>
      <w:r w:rsidRPr="008963F1">
        <w:t xml:space="preserve">(1-4), 205-218. </w:t>
      </w:r>
      <w:hyperlink r:id="rId41" w:history="1">
        <w:r w:rsidRPr="008963F1">
          <w:rPr>
            <w:rStyle w:val="Hyperlink"/>
          </w:rPr>
          <w:t>https://doi.org/https://doi.org/10.1016/0031-0182(96)01113-3</w:t>
        </w:r>
      </w:hyperlink>
      <w:r w:rsidRPr="008963F1">
        <w:t xml:space="preserve"> </w:t>
      </w:r>
    </w:p>
    <w:p w14:paraId="42804D5E" w14:textId="77777777" w:rsidR="008963F1" w:rsidRPr="008963F1" w:rsidRDefault="008963F1" w:rsidP="001E4115">
      <w:pPr>
        <w:pStyle w:val="EndNoteBibliography"/>
        <w:spacing w:after="0" w:line="480" w:lineRule="auto"/>
        <w:ind w:left="720" w:hanging="720"/>
      </w:pPr>
      <w:r w:rsidRPr="008963F1">
        <w:t xml:space="preserve">McCullagh, P., &amp; Nelder, J. A. (1989). Binary data. In </w:t>
      </w:r>
      <w:r w:rsidRPr="008963F1">
        <w:rPr>
          <w:i/>
        </w:rPr>
        <w:t>Generalized linear models</w:t>
      </w:r>
      <w:r w:rsidRPr="008963F1">
        <w:t xml:space="preserve"> (pp. 98-148). Springer. </w:t>
      </w:r>
    </w:p>
    <w:p w14:paraId="31135BD4" w14:textId="77777777" w:rsidR="008963F1" w:rsidRPr="008963F1" w:rsidRDefault="008963F1" w:rsidP="001E4115">
      <w:pPr>
        <w:pStyle w:val="EndNoteBibliography"/>
        <w:spacing w:after="0" w:line="480" w:lineRule="auto"/>
        <w:ind w:left="720" w:hanging="720"/>
      </w:pPr>
      <w:r w:rsidRPr="008963F1">
        <w:lastRenderedPageBreak/>
        <w:t xml:space="preserve">Nogués-Bravo, D., Rodríguez, J., Hortal, J., Batra, P., &amp; Araújo, M. B. (2008). Climate change, humans, and the extinction of the woolly mammoth. </w:t>
      </w:r>
      <w:r w:rsidRPr="008963F1">
        <w:rPr>
          <w:i/>
        </w:rPr>
        <w:t>PLoS biology</w:t>
      </w:r>
      <w:r w:rsidRPr="008963F1">
        <w:t>,</w:t>
      </w:r>
      <w:r w:rsidRPr="008963F1">
        <w:rPr>
          <w:i/>
        </w:rPr>
        <w:t xml:space="preserve"> 6</w:t>
      </w:r>
      <w:r w:rsidRPr="008963F1">
        <w:t xml:space="preserve">(4), e79. </w:t>
      </w:r>
    </w:p>
    <w:p w14:paraId="4D5E8897" w14:textId="77777777" w:rsidR="008963F1" w:rsidRPr="008963F1" w:rsidRDefault="008963F1" w:rsidP="001E4115">
      <w:pPr>
        <w:pStyle w:val="EndNoteBibliography"/>
        <w:spacing w:after="0" w:line="480" w:lineRule="auto"/>
        <w:ind w:left="720" w:hanging="720"/>
      </w:pPr>
      <w:r w:rsidRPr="008963F1">
        <w:t>Nogués</w:t>
      </w:r>
      <w:r w:rsidRPr="008963F1">
        <w:rPr>
          <w:rFonts w:ascii="Cambria Math" w:hAnsi="Cambria Math" w:cs="Cambria Math"/>
        </w:rPr>
        <w:t>‐</w:t>
      </w:r>
      <w:r w:rsidRPr="008963F1">
        <w:t xml:space="preserve">Bravo, D. (2009). Predicting the past distribution of species climatic niches. </w:t>
      </w:r>
      <w:r w:rsidRPr="008963F1">
        <w:rPr>
          <w:i/>
        </w:rPr>
        <w:t>Global Ecology and Biogeography</w:t>
      </w:r>
      <w:r w:rsidRPr="008963F1">
        <w:t>,</w:t>
      </w:r>
      <w:r w:rsidRPr="008963F1">
        <w:rPr>
          <w:i/>
        </w:rPr>
        <w:t xml:space="preserve"> 18</w:t>
      </w:r>
      <w:r w:rsidRPr="008963F1">
        <w:t xml:space="preserve">(5), 521-531. </w:t>
      </w:r>
    </w:p>
    <w:p w14:paraId="32CACBED" w14:textId="76CC7104" w:rsidR="008963F1" w:rsidRPr="008963F1" w:rsidRDefault="008963F1" w:rsidP="001E4115">
      <w:pPr>
        <w:pStyle w:val="EndNoteBibliography"/>
        <w:spacing w:after="0" w:line="480" w:lineRule="auto"/>
        <w:ind w:left="720" w:hanging="720"/>
      </w:pPr>
      <w:r w:rsidRPr="008963F1">
        <w:t xml:space="preserve">Pearson, S. (1999). Late Holocene biological records from the middens of stick-nest rats in the central Australian arid zone. </w:t>
      </w:r>
      <w:r w:rsidRPr="008963F1">
        <w:rPr>
          <w:i/>
        </w:rPr>
        <w:t>Quaternary International</w:t>
      </w:r>
      <w:r w:rsidRPr="008963F1">
        <w:t>,</w:t>
      </w:r>
      <w:r w:rsidRPr="008963F1">
        <w:rPr>
          <w:i/>
        </w:rPr>
        <w:t xml:space="preserve"> 59</w:t>
      </w:r>
      <w:r w:rsidRPr="008963F1">
        <w:t xml:space="preserve">(1), 39-46. </w:t>
      </w:r>
      <w:hyperlink r:id="rId42" w:history="1">
        <w:r w:rsidRPr="008963F1">
          <w:rPr>
            <w:rStyle w:val="Hyperlink"/>
          </w:rPr>
          <w:t>https://doi.org/https://doi.org/10.1016/S1040-6182(98)00070-6</w:t>
        </w:r>
      </w:hyperlink>
      <w:r w:rsidRPr="008963F1">
        <w:t xml:space="preserve"> </w:t>
      </w:r>
    </w:p>
    <w:p w14:paraId="1D1254C0" w14:textId="77E554B5" w:rsidR="008963F1" w:rsidRPr="008963F1" w:rsidRDefault="008963F1" w:rsidP="001E4115">
      <w:pPr>
        <w:pStyle w:val="EndNoteBibliography"/>
        <w:spacing w:after="0" w:line="480" w:lineRule="auto"/>
        <w:ind w:left="720" w:hanging="720"/>
      </w:pPr>
      <w:r w:rsidRPr="008963F1">
        <w:t xml:space="preserve">Pearson, S., &amp; Betancourt, J. L. (2002). Understanding arid environments using fossil rodent middens. </w:t>
      </w:r>
      <w:r w:rsidRPr="008963F1">
        <w:rPr>
          <w:i/>
        </w:rPr>
        <w:t>Journal of Arid Environments</w:t>
      </w:r>
      <w:r w:rsidRPr="008963F1">
        <w:t>,</w:t>
      </w:r>
      <w:r w:rsidRPr="008963F1">
        <w:rPr>
          <w:i/>
        </w:rPr>
        <w:t xml:space="preserve"> 50</w:t>
      </w:r>
      <w:r w:rsidRPr="008963F1">
        <w:t xml:space="preserve">(3), 499-511. </w:t>
      </w:r>
      <w:hyperlink r:id="rId43" w:history="1">
        <w:r w:rsidRPr="008963F1">
          <w:rPr>
            <w:rStyle w:val="Hyperlink"/>
          </w:rPr>
          <w:t>https://doi.org/https://doi.org/10.1006/jare.2001.0901</w:t>
        </w:r>
      </w:hyperlink>
      <w:r w:rsidRPr="008963F1">
        <w:t xml:space="preserve"> </w:t>
      </w:r>
    </w:p>
    <w:p w14:paraId="4DD3398E" w14:textId="1A63D108" w:rsidR="008963F1" w:rsidRPr="008963F1" w:rsidRDefault="008963F1" w:rsidP="001E4115">
      <w:pPr>
        <w:pStyle w:val="EndNoteBibliography"/>
        <w:spacing w:after="0" w:line="480" w:lineRule="auto"/>
        <w:ind w:left="720" w:hanging="720"/>
      </w:pPr>
      <w:r w:rsidRPr="008963F1">
        <w:t xml:space="preserve">Pearson, S., &amp; Dodson, J. R. (1993). Stick-Nest Rat Middens as Sources of Paleoecological Data in Australian Deserts. </w:t>
      </w:r>
      <w:r w:rsidRPr="008963F1">
        <w:rPr>
          <w:i/>
        </w:rPr>
        <w:t>Quaternary Research</w:t>
      </w:r>
      <w:r w:rsidRPr="008963F1">
        <w:t>,</w:t>
      </w:r>
      <w:r w:rsidRPr="008963F1">
        <w:rPr>
          <w:i/>
        </w:rPr>
        <w:t xml:space="preserve"> 39</w:t>
      </w:r>
      <w:r w:rsidRPr="008963F1">
        <w:t xml:space="preserve">(3), 347-354. </w:t>
      </w:r>
      <w:hyperlink r:id="rId44" w:history="1">
        <w:r w:rsidRPr="008963F1">
          <w:rPr>
            <w:rStyle w:val="Hyperlink"/>
          </w:rPr>
          <w:t>https://doi.org/https://doi.org/10.1006/qres.1993.1041</w:t>
        </w:r>
      </w:hyperlink>
      <w:r w:rsidRPr="008963F1">
        <w:t xml:space="preserve"> </w:t>
      </w:r>
    </w:p>
    <w:p w14:paraId="45086D1C" w14:textId="77777777" w:rsidR="008963F1" w:rsidRPr="008963F1" w:rsidRDefault="008963F1" w:rsidP="001E4115">
      <w:pPr>
        <w:pStyle w:val="EndNoteBibliography"/>
        <w:spacing w:after="0" w:line="480" w:lineRule="auto"/>
        <w:ind w:left="720" w:hanging="720"/>
      </w:pPr>
      <w:r w:rsidRPr="008963F1">
        <w:t xml:space="preserve">Pearson, S., Lawson, E., Head, L., McCarthy, L., &amp; Dodson, J. (1999). The spatial and temporal patterns of stick-nest rat middens in Australia. </w:t>
      </w:r>
      <w:r w:rsidRPr="008963F1">
        <w:rPr>
          <w:i/>
        </w:rPr>
        <w:t>Radiocarbon</w:t>
      </w:r>
      <w:r w:rsidRPr="008963F1">
        <w:t>,</w:t>
      </w:r>
      <w:r w:rsidRPr="008963F1">
        <w:rPr>
          <w:i/>
        </w:rPr>
        <w:t xml:space="preserve"> 41</w:t>
      </w:r>
      <w:r w:rsidRPr="008963F1">
        <w:t xml:space="preserve">(3), 295-308. </w:t>
      </w:r>
    </w:p>
    <w:p w14:paraId="373154DB" w14:textId="534F1B2A" w:rsidR="008963F1" w:rsidRPr="008963F1" w:rsidRDefault="008963F1" w:rsidP="001E4115">
      <w:pPr>
        <w:pStyle w:val="EndNoteBibliography"/>
        <w:spacing w:after="0" w:line="480" w:lineRule="auto"/>
        <w:ind w:left="720" w:hanging="720"/>
      </w:pPr>
      <w:r w:rsidRPr="008963F1">
        <w:t xml:space="preserve">Pebesma, E. (2018). </w:t>
      </w:r>
      <w:r w:rsidRPr="008963F1">
        <w:rPr>
          <w:i/>
        </w:rPr>
        <w:t>{Simple Features for R: Standardized Support for Spatial Vector Data}</w:t>
      </w:r>
      <w:r w:rsidRPr="008963F1">
        <w:t>.</w:t>
      </w:r>
      <w:r w:rsidRPr="008963F1">
        <w:rPr>
          <w:i/>
        </w:rPr>
        <w:t xml:space="preserve"> </w:t>
      </w:r>
      <w:r w:rsidRPr="008963F1">
        <w:t xml:space="preserve">In CRAN. </w:t>
      </w:r>
      <w:hyperlink r:id="rId45" w:history="1">
        <w:r w:rsidRPr="008963F1">
          <w:rPr>
            <w:rStyle w:val="Hyperlink"/>
          </w:rPr>
          <w:t>https://doi.org/10.32614/RJ-2018-009</w:t>
        </w:r>
      </w:hyperlink>
    </w:p>
    <w:p w14:paraId="2A79889F" w14:textId="77777777" w:rsidR="008963F1" w:rsidRPr="008963F1" w:rsidRDefault="008963F1" w:rsidP="001E4115">
      <w:pPr>
        <w:pStyle w:val="EndNoteBibliography"/>
        <w:spacing w:after="0" w:line="480" w:lineRule="auto"/>
        <w:ind w:left="720" w:hanging="720"/>
      </w:pPr>
      <w:r w:rsidRPr="008963F1">
        <w:lastRenderedPageBreak/>
        <w:t xml:space="preserve">Pillans, B., &amp; Gibbard, P. (2012). The quaternary period. In </w:t>
      </w:r>
      <w:r w:rsidRPr="008963F1">
        <w:rPr>
          <w:i/>
        </w:rPr>
        <w:t>The geologic time scale 2012</w:t>
      </w:r>
      <w:r w:rsidRPr="008963F1">
        <w:t xml:space="preserve">. Elsevier. </w:t>
      </w:r>
    </w:p>
    <w:p w14:paraId="7354ADFC" w14:textId="77777777" w:rsidR="008963F1" w:rsidRPr="008963F1" w:rsidRDefault="008963F1" w:rsidP="001E4115">
      <w:pPr>
        <w:pStyle w:val="EndNoteBibliography"/>
        <w:spacing w:after="0" w:line="480" w:lineRule="auto"/>
        <w:ind w:left="720" w:hanging="720"/>
      </w:pPr>
      <w:r w:rsidRPr="008963F1">
        <w:t xml:space="preserve">Polechová, J., &amp; Storch, D. (2008). Ecological niche. </w:t>
      </w:r>
      <w:r w:rsidRPr="008963F1">
        <w:rPr>
          <w:i/>
        </w:rPr>
        <w:t>Encyclopedia of ecology</w:t>
      </w:r>
      <w:r w:rsidRPr="008963F1">
        <w:t>,</w:t>
      </w:r>
      <w:r w:rsidRPr="008963F1">
        <w:rPr>
          <w:i/>
        </w:rPr>
        <w:t xml:space="preserve"> 2</w:t>
      </w:r>
      <w:r w:rsidRPr="008963F1">
        <w:t xml:space="preserve">, 1088-1097. </w:t>
      </w:r>
    </w:p>
    <w:p w14:paraId="2A651C0D" w14:textId="77777777" w:rsidR="008963F1" w:rsidRPr="008963F1" w:rsidRDefault="008963F1" w:rsidP="001E4115">
      <w:pPr>
        <w:pStyle w:val="EndNoteBibliography"/>
        <w:spacing w:after="0" w:line="480" w:lineRule="auto"/>
        <w:ind w:left="720" w:hanging="720"/>
      </w:pPr>
      <w:r w:rsidRPr="008963F1">
        <w:t xml:space="preserve">R Core Team. (2010). R: A language and environment for statistical computing. </w:t>
      </w:r>
      <w:r w:rsidRPr="008963F1">
        <w:rPr>
          <w:i/>
        </w:rPr>
        <w:t>(No Title)</w:t>
      </w:r>
      <w:r w:rsidRPr="008963F1">
        <w:t xml:space="preserve">. </w:t>
      </w:r>
    </w:p>
    <w:p w14:paraId="1DC87B7C" w14:textId="0A7FB7F1" w:rsidR="008963F1" w:rsidRPr="008963F1" w:rsidRDefault="008963F1" w:rsidP="001E4115">
      <w:pPr>
        <w:pStyle w:val="EndNoteBibliography"/>
        <w:spacing w:after="0" w:line="480" w:lineRule="auto"/>
        <w:ind w:left="720" w:hanging="720"/>
      </w:pPr>
      <w:r w:rsidRPr="008963F1">
        <w:t xml:space="preserve">Rule, S., B.W., B., G., H. S., M., T. C. S., P., K. A., &amp; Johnson, C. N. (2012). The aftermath of megafaunal extinction: Ecosystem transformation in Pleistocene Australia. </w:t>
      </w:r>
      <w:r w:rsidRPr="008963F1">
        <w:rPr>
          <w:i/>
        </w:rPr>
        <w:t>Science</w:t>
      </w:r>
      <w:r w:rsidRPr="008963F1">
        <w:t>,</w:t>
      </w:r>
      <w:r w:rsidRPr="008963F1">
        <w:rPr>
          <w:i/>
        </w:rPr>
        <w:t xml:space="preserve"> 335</w:t>
      </w:r>
      <w:r w:rsidRPr="008963F1">
        <w:t xml:space="preserve">, 1483–1486. </w:t>
      </w:r>
      <w:hyperlink r:id="rId46" w:history="1">
        <w:r w:rsidRPr="008963F1">
          <w:rPr>
            <w:rStyle w:val="Hyperlink"/>
          </w:rPr>
          <w:t>https://doi.org/10.1126/science.1214261</w:t>
        </w:r>
      </w:hyperlink>
      <w:r w:rsidRPr="008963F1">
        <w:t xml:space="preserve"> </w:t>
      </w:r>
    </w:p>
    <w:p w14:paraId="5EA183A6" w14:textId="61CA6223" w:rsidR="008963F1" w:rsidRPr="008963F1" w:rsidRDefault="008963F1" w:rsidP="001E4115">
      <w:pPr>
        <w:pStyle w:val="EndNoteBibliography"/>
        <w:spacing w:after="0" w:line="480" w:lineRule="auto"/>
        <w:ind w:left="720" w:hanging="720"/>
      </w:pPr>
      <w:r w:rsidRPr="008963F1">
        <w:t xml:space="preserve">Saltré, F., Rodríguez-rey, M., Brook, B. W., Johnson, C. N., Turney, C. S. M., Alroy, J., Cooper, A., Beeton, N., Bird, M. I., Fordham, D. A., Gillespie, R., Herrando-pérez, S., Jacobs, Z., Miller, G. H., Nogués-bravo, D., Prideaux, G. J., Roberts, R. G., &amp; Bradshaw, C. J. A. (2016). Climate change not to blame for late Quaternary megafauna extinctions in Australia. </w:t>
      </w:r>
      <w:r w:rsidRPr="008963F1">
        <w:rPr>
          <w:i/>
        </w:rPr>
        <w:t>Nature Communications</w:t>
      </w:r>
      <w:r w:rsidRPr="008963F1">
        <w:t>,</w:t>
      </w:r>
      <w:r w:rsidRPr="008963F1">
        <w:rPr>
          <w:i/>
        </w:rPr>
        <w:t xml:space="preserve"> 7</w:t>
      </w:r>
      <w:r w:rsidRPr="008963F1">
        <w:t xml:space="preserve">, 10511. </w:t>
      </w:r>
      <w:hyperlink r:id="rId47" w:history="1">
        <w:r w:rsidRPr="008963F1">
          <w:rPr>
            <w:rStyle w:val="Hyperlink"/>
          </w:rPr>
          <w:t>https://doi.org/https://doi.org/10.1038/ncomms10511</w:t>
        </w:r>
      </w:hyperlink>
      <w:r w:rsidRPr="008963F1">
        <w:t xml:space="preserve"> </w:t>
      </w:r>
    </w:p>
    <w:p w14:paraId="5BF7A6EF" w14:textId="77777777" w:rsidR="008963F1" w:rsidRPr="008963F1" w:rsidRDefault="008963F1" w:rsidP="001E4115">
      <w:pPr>
        <w:pStyle w:val="EndNoteBibliography"/>
        <w:spacing w:after="0" w:line="480" w:lineRule="auto"/>
        <w:ind w:left="720" w:hanging="720"/>
      </w:pPr>
      <w:r w:rsidRPr="008963F1">
        <w:t xml:space="preserve">Scaife, R. (1998). Pollen analysis. </w:t>
      </w:r>
    </w:p>
    <w:p w14:paraId="7052190D" w14:textId="77777777" w:rsidR="008963F1" w:rsidRPr="008963F1" w:rsidRDefault="008963F1" w:rsidP="001E4115">
      <w:pPr>
        <w:pStyle w:val="EndNoteBibliography"/>
        <w:spacing w:after="0" w:line="480" w:lineRule="auto"/>
        <w:ind w:left="720" w:hanging="720"/>
      </w:pPr>
      <w:r w:rsidRPr="008963F1">
        <w:t>Sharma, M. (1976). Soil water regimes and water extraction patterns under two semi</w:t>
      </w:r>
      <w:r w:rsidRPr="008963F1">
        <w:rPr>
          <w:rFonts w:ascii="Cambria Math" w:hAnsi="Cambria Math" w:cs="Cambria Math"/>
        </w:rPr>
        <w:t>‐</w:t>
      </w:r>
      <w:r w:rsidRPr="008963F1">
        <w:t xml:space="preserve">arid shrub (Atriplex spp.) communities. </w:t>
      </w:r>
      <w:r w:rsidRPr="008963F1">
        <w:rPr>
          <w:i/>
        </w:rPr>
        <w:t>Australian journal of ecology</w:t>
      </w:r>
      <w:r w:rsidRPr="008963F1">
        <w:t>,</w:t>
      </w:r>
      <w:r w:rsidRPr="008963F1">
        <w:rPr>
          <w:i/>
        </w:rPr>
        <w:t xml:space="preserve"> 1</w:t>
      </w:r>
      <w:r w:rsidRPr="008963F1">
        <w:t xml:space="preserve">(4), 249-258. </w:t>
      </w:r>
    </w:p>
    <w:p w14:paraId="18F3DD9D" w14:textId="77777777" w:rsidR="008963F1" w:rsidRPr="008963F1" w:rsidRDefault="008963F1" w:rsidP="001E4115">
      <w:pPr>
        <w:pStyle w:val="EndNoteBibliography"/>
        <w:spacing w:after="0" w:line="480" w:lineRule="auto"/>
        <w:ind w:left="720" w:hanging="720"/>
      </w:pPr>
      <w:r w:rsidRPr="008963F1">
        <w:lastRenderedPageBreak/>
        <w:t xml:space="preserve">Sharma, M. (1982). Aspects of salinity and water relations of Australian chenopods. In </w:t>
      </w:r>
      <w:r w:rsidRPr="008963F1">
        <w:rPr>
          <w:i/>
        </w:rPr>
        <w:t>Contributions to the Ecology of Halophytes</w:t>
      </w:r>
      <w:r w:rsidRPr="008963F1">
        <w:t xml:space="preserve"> (pp. 155-172). Springer. </w:t>
      </w:r>
    </w:p>
    <w:p w14:paraId="45A786E6" w14:textId="4F36B449" w:rsidR="008963F1" w:rsidRPr="008963F1" w:rsidRDefault="008963F1" w:rsidP="001E4115">
      <w:pPr>
        <w:pStyle w:val="EndNoteBibliography"/>
        <w:spacing w:after="0" w:line="480" w:lineRule="auto"/>
        <w:ind w:left="720" w:hanging="720"/>
      </w:pPr>
      <w:r w:rsidRPr="008963F1">
        <w:t xml:space="preserve">South, A. (2011). </w:t>
      </w:r>
      <w:r w:rsidRPr="008963F1">
        <w:rPr>
          <w:i/>
        </w:rPr>
        <w:t>rworldmap: A New {R} package for Mapping Global Data</w:t>
      </w:r>
      <w:r w:rsidRPr="008963F1">
        <w:t>.</w:t>
      </w:r>
      <w:r w:rsidRPr="008963F1">
        <w:rPr>
          <w:i/>
        </w:rPr>
        <w:t xml:space="preserve"> </w:t>
      </w:r>
      <w:r w:rsidRPr="008963F1">
        <w:t xml:space="preserve">In CRAN. </w:t>
      </w:r>
      <w:hyperlink r:id="rId48" w:history="1">
        <w:r w:rsidRPr="008963F1">
          <w:rPr>
            <w:rStyle w:val="Hyperlink"/>
          </w:rPr>
          <w:t>https://journal.r-project.org/articles/RJ-2011-006/</w:t>
        </w:r>
      </w:hyperlink>
    </w:p>
    <w:p w14:paraId="5C29FBF2" w14:textId="77777777" w:rsidR="008963F1" w:rsidRPr="008963F1" w:rsidRDefault="008963F1" w:rsidP="001E4115">
      <w:pPr>
        <w:pStyle w:val="EndNoteBibliography"/>
        <w:spacing w:after="0" w:line="480" w:lineRule="auto"/>
        <w:ind w:left="720" w:hanging="720"/>
      </w:pPr>
      <w:r w:rsidRPr="008963F1">
        <w:t xml:space="preserve">Spicer, R. A. (1991). Plant taphonomic processes. In </w:t>
      </w:r>
      <w:r w:rsidRPr="008963F1">
        <w:rPr>
          <w:i/>
        </w:rPr>
        <w:t>Taphonomy: releasing the data locked in the fossil record</w:t>
      </w:r>
      <w:r w:rsidRPr="008963F1">
        <w:t xml:space="preserve"> (Vol. 9, pp. 71-113). </w:t>
      </w:r>
    </w:p>
    <w:p w14:paraId="4686CD62" w14:textId="77777777" w:rsidR="008963F1" w:rsidRPr="008963F1" w:rsidRDefault="008963F1" w:rsidP="001E4115">
      <w:pPr>
        <w:pStyle w:val="EndNoteBibliography"/>
        <w:spacing w:after="0" w:line="480" w:lineRule="auto"/>
        <w:ind w:left="720" w:hanging="720"/>
      </w:pPr>
      <w:r w:rsidRPr="008963F1">
        <w:t xml:space="preserve">Swets, J. A. (1988). Measuring the accuracy of diagnostic systems. </w:t>
      </w:r>
      <w:r w:rsidRPr="008963F1">
        <w:rPr>
          <w:i/>
        </w:rPr>
        <w:t>Science</w:t>
      </w:r>
      <w:r w:rsidRPr="008963F1">
        <w:t>,</w:t>
      </w:r>
      <w:r w:rsidRPr="008963F1">
        <w:rPr>
          <w:i/>
        </w:rPr>
        <w:t xml:space="preserve"> 240</w:t>
      </w:r>
      <w:r w:rsidRPr="008963F1">
        <w:t xml:space="preserve">(4857), 1285-1293. </w:t>
      </w:r>
    </w:p>
    <w:p w14:paraId="74D67F63" w14:textId="5348AAFC" w:rsidR="008963F1" w:rsidRPr="008963F1" w:rsidRDefault="008963F1" w:rsidP="001E4115">
      <w:pPr>
        <w:pStyle w:val="EndNoteBibliography"/>
        <w:spacing w:after="0" w:line="480" w:lineRule="auto"/>
        <w:ind w:left="720" w:hanging="720"/>
      </w:pPr>
      <w:r w:rsidRPr="008963F1">
        <w:t xml:space="preserve">Van Devender, T. R., &amp; Spaulding, W. G. (1979). Development of vegetation and climate in the southwestern United States. </w:t>
      </w:r>
      <w:r w:rsidRPr="008963F1">
        <w:rPr>
          <w:i/>
        </w:rPr>
        <w:t>Science</w:t>
      </w:r>
      <w:r w:rsidRPr="008963F1">
        <w:t>,</w:t>
      </w:r>
      <w:r w:rsidRPr="008963F1">
        <w:rPr>
          <w:i/>
        </w:rPr>
        <w:t xml:space="preserve"> 204</w:t>
      </w:r>
      <w:r w:rsidRPr="008963F1">
        <w:t xml:space="preserve">(4394), 701-710. </w:t>
      </w:r>
      <w:hyperlink r:id="rId49" w:history="1">
        <w:r w:rsidRPr="008963F1">
          <w:rPr>
            <w:rStyle w:val="Hyperlink"/>
          </w:rPr>
          <w:t>https://doi.org/10.1126/science.204.4394.70</w:t>
        </w:r>
      </w:hyperlink>
      <w:r w:rsidRPr="008963F1">
        <w:t xml:space="preserve"> </w:t>
      </w:r>
    </w:p>
    <w:p w14:paraId="6C9155DA" w14:textId="77777777" w:rsidR="008963F1" w:rsidRPr="008963F1" w:rsidRDefault="008963F1" w:rsidP="001E4115">
      <w:pPr>
        <w:pStyle w:val="EndNoteBibliography"/>
        <w:spacing w:after="0" w:line="480" w:lineRule="auto"/>
        <w:ind w:left="720" w:hanging="720"/>
      </w:pPr>
      <w:r w:rsidRPr="008963F1">
        <w:t xml:space="preserve">Varela, S., Lima-Ribeiro, M. S., &amp; Terribile, L. C. (2015). A short guide to the climatic variables of the last glacial maximum for biogeographers. </w:t>
      </w:r>
      <w:r w:rsidRPr="008963F1">
        <w:rPr>
          <w:i/>
        </w:rPr>
        <w:t>PloS one</w:t>
      </w:r>
      <w:r w:rsidRPr="008963F1">
        <w:t>,</w:t>
      </w:r>
      <w:r w:rsidRPr="008963F1">
        <w:rPr>
          <w:i/>
        </w:rPr>
        <w:t xml:space="preserve"> 10</w:t>
      </w:r>
      <w:r w:rsidRPr="008963F1">
        <w:t xml:space="preserve">(6), e0129037. </w:t>
      </w:r>
    </w:p>
    <w:p w14:paraId="7603479D" w14:textId="74D5CAAD" w:rsidR="008963F1" w:rsidRPr="008963F1" w:rsidRDefault="008963F1" w:rsidP="001E4115">
      <w:pPr>
        <w:pStyle w:val="EndNoteBibliography"/>
        <w:spacing w:after="0" w:line="480" w:lineRule="auto"/>
        <w:ind w:left="720" w:hanging="720"/>
      </w:pPr>
      <w:r w:rsidRPr="008963F1">
        <w:t xml:space="preserve">Webeck, K., &amp; Pearson, S. (2005). Stick-nest rat middens and a late-Holocene record of White Range, central Australia. </w:t>
      </w:r>
      <w:r w:rsidRPr="008963F1">
        <w:rPr>
          <w:i/>
        </w:rPr>
        <w:t>Holocene</w:t>
      </w:r>
      <w:r w:rsidRPr="008963F1">
        <w:t>,</w:t>
      </w:r>
      <w:r w:rsidRPr="008963F1">
        <w:rPr>
          <w:i/>
        </w:rPr>
        <w:t xml:space="preserve"> 15</w:t>
      </w:r>
      <w:r w:rsidRPr="008963F1">
        <w:t xml:space="preserve">(3), 466-471. </w:t>
      </w:r>
      <w:hyperlink r:id="rId50" w:history="1">
        <w:r w:rsidRPr="008963F1">
          <w:rPr>
            <w:rStyle w:val="Hyperlink"/>
          </w:rPr>
          <w:t>https://doi.org/https://doi.org/10.1191/0959683605hl822rr</w:t>
        </w:r>
      </w:hyperlink>
      <w:r w:rsidRPr="008963F1">
        <w:t xml:space="preserve"> </w:t>
      </w:r>
    </w:p>
    <w:p w14:paraId="6E412F4D" w14:textId="77777777" w:rsidR="008963F1" w:rsidRPr="008963F1" w:rsidRDefault="008963F1" w:rsidP="001E4115">
      <w:pPr>
        <w:pStyle w:val="EndNoteBibliography"/>
        <w:spacing w:after="0" w:line="480" w:lineRule="auto"/>
        <w:ind w:left="720" w:hanging="720"/>
      </w:pPr>
      <w:r w:rsidRPr="008963F1">
        <w:t xml:space="preserve">Wells, P. V., &amp; Jorgensen, C. D. (1964). Pleistocene wood rat middens and climatic change in Mohave Desert: a record of juniper woodlands. </w:t>
      </w:r>
      <w:r w:rsidRPr="008963F1">
        <w:rPr>
          <w:i/>
        </w:rPr>
        <w:t>Science</w:t>
      </w:r>
      <w:r w:rsidRPr="008963F1">
        <w:t>,</w:t>
      </w:r>
      <w:r w:rsidRPr="008963F1">
        <w:rPr>
          <w:i/>
        </w:rPr>
        <w:t xml:space="preserve"> 143</w:t>
      </w:r>
      <w:r w:rsidRPr="008963F1">
        <w:t xml:space="preserve">(3611), 1171-1174. </w:t>
      </w:r>
    </w:p>
    <w:p w14:paraId="57D96A6C" w14:textId="748F2904" w:rsidR="008963F1" w:rsidRPr="008963F1" w:rsidRDefault="008963F1" w:rsidP="001E4115">
      <w:pPr>
        <w:pStyle w:val="EndNoteBibliography"/>
        <w:spacing w:after="0" w:line="480" w:lineRule="auto"/>
        <w:ind w:left="720" w:hanging="720"/>
      </w:pPr>
      <w:r w:rsidRPr="008963F1">
        <w:lastRenderedPageBreak/>
        <w:t xml:space="preserve">Wickham, H. (2016). </w:t>
      </w:r>
      <w:r w:rsidRPr="008963F1">
        <w:rPr>
          <w:i/>
        </w:rPr>
        <w:t>ggplot2: Elegant Graphics for Data Analysis</w:t>
      </w:r>
      <w:r w:rsidRPr="008963F1">
        <w:t>.</w:t>
      </w:r>
      <w:r w:rsidRPr="008963F1">
        <w:rPr>
          <w:i/>
        </w:rPr>
        <w:t xml:space="preserve"> </w:t>
      </w:r>
      <w:r w:rsidRPr="008963F1">
        <w:t xml:space="preserve">In Springer-Verlag New York. </w:t>
      </w:r>
      <w:hyperlink r:id="rId51" w:history="1">
        <w:r w:rsidRPr="008963F1">
          <w:rPr>
            <w:rStyle w:val="Hyperlink"/>
          </w:rPr>
          <w:t>https://ggplot2.tidyverse.org</w:t>
        </w:r>
      </w:hyperlink>
    </w:p>
    <w:p w14:paraId="210D5032" w14:textId="313B89FF" w:rsidR="008963F1" w:rsidRPr="008963F1" w:rsidRDefault="008963F1" w:rsidP="001E4115">
      <w:pPr>
        <w:pStyle w:val="EndNoteBibliography"/>
        <w:spacing w:after="0" w:line="480" w:lineRule="auto"/>
        <w:ind w:left="720" w:hanging="720"/>
      </w:pPr>
      <w:r w:rsidRPr="008963F1">
        <w:t xml:space="preserve">Wickham, H., François, R., Henry, L., Müller, K., &amp; Vaughan, D. (2023). </w:t>
      </w:r>
      <w:r w:rsidRPr="008963F1">
        <w:rPr>
          <w:i/>
        </w:rPr>
        <w:t>dplyr: A Grammar of Data Manipulation</w:t>
      </w:r>
      <w:r w:rsidRPr="008963F1">
        <w:t>.</w:t>
      </w:r>
      <w:r w:rsidRPr="008963F1">
        <w:rPr>
          <w:i/>
        </w:rPr>
        <w:t xml:space="preserve"> </w:t>
      </w:r>
      <w:r w:rsidRPr="008963F1">
        <w:t xml:space="preserve">In CRAN. </w:t>
      </w:r>
      <w:hyperlink r:id="rId52" w:history="1">
        <w:r w:rsidRPr="008963F1">
          <w:rPr>
            <w:rStyle w:val="Hyperlink"/>
          </w:rPr>
          <w:t>https://CRAN.R-project.org/package=dplyr</w:t>
        </w:r>
      </w:hyperlink>
    </w:p>
    <w:p w14:paraId="6B419FD9" w14:textId="5E7F78AE" w:rsidR="008963F1" w:rsidRPr="008963F1" w:rsidRDefault="008963F1" w:rsidP="001E4115">
      <w:pPr>
        <w:pStyle w:val="EndNoteBibliography"/>
        <w:spacing w:after="0" w:line="480" w:lineRule="auto"/>
        <w:ind w:left="720" w:hanging="720"/>
      </w:pPr>
      <w:r w:rsidRPr="008963F1">
        <w:t xml:space="preserve">Wickham, H., &amp; Henry, L. (2023). </w:t>
      </w:r>
      <w:r w:rsidRPr="008963F1">
        <w:rPr>
          <w:i/>
        </w:rPr>
        <w:t>purrr: Functional Programming Tools</w:t>
      </w:r>
      <w:r w:rsidRPr="008963F1">
        <w:t>.</w:t>
      </w:r>
      <w:r w:rsidRPr="008963F1">
        <w:rPr>
          <w:i/>
        </w:rPr>
        <w:t xml:space="preserve"> </w:t>
      </w:r>
      <w:r w:rsidRPr="008963F1">
        <w:t xml:space="preserve">In CRAN. </w:t>
      </w:r>
      <w:hyperlink r:id="rId53" w:history="1">
        <w:r w:rsidRPr="008963F1">
          <w:rPr>
            <w:rStyle w:val="Hyperlink"/>
          </w:rPr>
          <w:t>https://CRAN.R-project.org/package=purrr</w:t>
        </w:r>
      </w:hyperlink>
    </w:p>
    <w:p w14:paraId="657F899C" w14:textId="3AAB2D1A" w:rsidR="008963F1" w:rsidRPr="008963F1" w:rsidRDefault="008963F1" w:rsidP="001E4115">
      <w:pPr>
        <w:pStyle w:val="EndNoteBibliography"/>
        <w:spacing w:after="0" w:line="480" w:lineRule="auto"/>
        <w:ind w:left="720" w:hanging="720"/>
      </w:pPr>
      <w:r w:rsidRPr="008963F1">
        <w:t xml:space="preserve">Wickham, H., Vaughan, D., &amp; Girlich, M. (2024). </w:t>
      </w:r>
      <w:r w:rsidRPr="008963F1">
        <w:rPr>
          <w:i/>
        </w:rPr>
        <w:t>tidyr: Tidy Messy Data</w:t>
      </w:r>
      <w:r w:rsidRPr="008963F1">
        <w:t>.</w:t>
      </w:r>
      <w:r w:rsidRPr="008963F1">
        <w:rPr>
          <w:i/>
        </w:rPr>
        <w:t xml:space="preserve"> </w:t>
      </w:r>
      <w:r w:rsidRPr="008963F1">
        <w:t xml:space="preserve">In CRAN. </w:t>
      </w:r>
      <w:hyperlink r:id="rId54" w:history="1">
        <w:r w:rsidRPr="008963F1">
          <w:rPr>
            <w:rStyle w:val="Hyperlink"/>
          </w:rPr>
          <w:t>https://CRAN.R-project.org/package=tidyr</w:t>
        </w:r>
      </w:hyperlink>
    </w:p>
    <w:p w14:paraId="41262912" w14:textId="063FA27C" w:rsidR="008963F1" w:rsidRPr="008963F1" w:rsidRDefault="008963F1" w:rsidP="001E4115">
      <w:pPr>
        <w:pStyle w:val="EndNoteBibliography"/>
        <w:spacing w:line="480" w:lineRule="auto"/>
        <w:ind w:left="720" w:hanging="720"/>
      </w:pPr>
      <w:r w:rsidRPr="008963F1">
        <w:t xml:space="preserve">Wisz, M. S., &amp; Guisan, A. (2009). Do pseudo-absence selection strategies influence species distribution models and their predictions? An information-theoretic approach based on simulated data. </w:t>
      </w:r>
      <w:r w:rsidRPr="008963F1">
        <w:rPr>
          <w:i/>
        </w:rPr>
        <w:t>BMC Ecology</w:t>
      </w:r>
      <w:r w:rsidRPr="008963F1">
        <w:t>,</w:t>
      </w:r>
      <w:r w:rsidRPr="008963F1">
        <w:rPr>
          <w:i/>
        </w:rPr>
        <w:t xml:space="preserve"> 9</w:t>
      </w:r>
      <w:r w:rsidRPr="008963F1">
        <w:t xml:space="preserve">(1), 8. </w:t>
      </w:r>
      <w:hyperlink r:id="rId55" w:history="1">
        <w:r w:rsidRPr="008963F1">
          <w:rPr>
            <w:rStyle w:val="Hyperlink"/>
          </w:rPr>
          <w:t>https://doi.org/10.1186/1472-6785-9-8</w:t>
        </w:r>
      </w:hyperlink>
      <w:r w:rsidRPr="008963F1">
        <w:t xml:space="preserve"> </w:t>
      </w:r>
    </w:p>
    <w:p w14:paraId="40E507BE" w14:textId="767752FE" w:rsidR="006D6B43" w:rsidRPr="00F53B11" w:rsidRDefault="006D6B43" w:rsidP="001E4115">
      <w:pPr>
        <w:spacing w:line="480" w:lineRule="auto"/>
      </w:pPr>
      <w:r w:rsidRPr="00F53B11">
        <w:fldChar w:fldCharType="end"/>
      </w:r>
    </w:p>
    <w:sectPr w:rsidR="006D6B43" w:rsidRPr="00F53B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Annie Kraehe" w:date="2025-05-23T16:55:00Z" w:initials="AK">
    <w:p w14:paraId="5EB8354B" w14:textId="4AB7FBB5" w:rsidR="004C1BE9" w:rsidRDefault="004C1BE9" w:rsidP="004C1BE9">
      <w:pPr>
        <w:pStyle w:val="CommentText"/>
      </w:pPr>
      <w:r>
        <w:rPr>
          <w:rStyle w:val="CommentReference"/>
        </w:rPr>
        <w:annotationRef/>
      </w:r>
      <w:r>
        <w:t>I’m not going to provide access to the raw data. I have included a statement with the data I have prepared to publish:</w:t>
      </w:r>
      <w:r>
        <w:br/>
      </w:r>
      <w:r>
        <w:br/>
        <w:t>To protect potentially sensitive ecological and cultural information, all coordinate data have been generalised to a spatial resolution of 0.1 decimal degrees (approximately 10 km). This follows best-practice guidance from the GBIF Sensitive Species Data Best Practices (</w:t>
      </w:r>
      <w:hyperlink r:id="rId1" w:history="1">
        <w:r w:rsidRPr="00661EDD">
          <w:rPr>
            <w:rStyle w:val="Hyperlink"/>
          </w:rPr>
          <w:t>https://docs.gbif.org/sensitive-species-best-practices/master/en/</w:t>
        </w:r>
      </w:hyperlink>
      <w:r>
        <w:t>), and reflects a precautionary approach to spatial data sharing.</w:t>
      </w:r>
    </w:p>
    <w:p w14:paraId="5BE16592" w14:textId="77777777" w:rsidR="004C1BE9" w:rsidRDefault="004C1BE9" w:rsidP="004C1BE9">
      <w:pPr>
        <w:pStyle w:val="CommentText"/>
      </w:pPr>
      <w:r>
        <w:t>No identifying attributes have been included to distinguish midden or subfossil points within any file. These generalised data are suitable for species distribution modelling at broad spatial and temporal scales but are not intended for fine-scale locality studies.</w:t>
      </w:r>
    </w:p>
    <w:p w14:paraId="34EB6B5E" w14:textId="77777777" w:rsidR="004C1BE9" w:rsidRDefault="004C1BE9" w:rsidP="004C1BE9">
      <w:pPr>
        <w:pStyle w:val="CommentText"/>
      </w:pPr>
      <w:r>
        <w:t>Full-resolution coordinate data are not included in this archive and are not available for public release. These data may be shared on request, subject to appropriate use conditions.</w:t>
      </w:r>
    </w:p>
  </w:comment>
  <w:comment w:id="54" w:author="Annie Kraehe" w:date="2025-05-26T18:40:00Z" w:initials="AK">
    <w:p w14:paraId="0F401BDC" w14:textId="77777777" w:rsidR="003E0FC2" w:rsidRDefault="00C85C02" w:rsidP="003E0FC2">
      <w:pPr>
        <w:pStyle w:val="CommentText"/>
      </w:pPr>
      <w:r>
        <w:rPr>
          <w:rStyle w:val="CommentReference"/>
        </w:rPr>
        <w:annotationRef/>
      </w:r>
      <w:r w:rsidR="003E0FC2">
        <w:t xml:space="preserve">I think the midden data should be treated as sensitive, but also…none of the data are mine. Stuart just gave me this list, and I’ve cleaned it and updated it, but its not mine and I don’t know if any of it is sensitive. I think it makes sense to submit the real data for review, not publication? Then, maybe later, I can publish it seperatly on ALA? </w:t>
      </w:r>
    </w:p>
  </w:comment>
  <w:comment w:id="59" w:author="Annie Kraehe" w:date="2025-05-15T15:15:00Z" w:initials="AK">
    <w:p w14:paraId="3DF3B99B" w14:textId="5652DAD4" w:rsidR="008963F1" w:rsidRDefault="008963F1" w:rsidP="008963F1">
      <w:pPr>
        <w:pStyle w:val="CommentText"/>
      </w:pPr>
      <w:r>
        <w:rPr>
          <w:rStyle w:val="CommentReference"/>
        </w:rPr>
        <w:annotationRef/>
      </w:r>
      <w:r>
        <w:t>This is published information, not sensitive</w:t>
      </w:r>
    </w:p>
  </w:comment>
  <w:comment w:id="72" w:author="Vera Weisbecker" w:date="2025-05-05T15:15:00Z" w:initials="VW">
    <w:p w14:paraId="70A404DB" w14:textId="54000D16" w:rsidR="00DD16AF" w:rsidRDefault="00DD16AF" w:rsidP="00DD16AF">
      <w:pPr>
        <w:pStyle w:val="CommentText"/>
      </w:pPr>
      <w:r>
        <w:rPr>
          <w:rStyle w:val="CommentReference"/>
        </w:rPr>
        <w:annotationRef/>
      </w:r>
      <w:r>
        <w:t>And records that were clearly inconsistent with what is known about their distribution?</w:t>
      </w:r>
    </w:p>
  </w:comment>
  <w:comment w:id="73" w:author="Annie Kraehe" w:date="2025-05-12T13:10:00Z" w:initials="AK">
    <w:p w14:paraId="07F9514E" w14:textId="77777777" w:rsidR="00F16C01" w:rsidRDefault="00F16C01" w:rsidP="00F16C01">
      <w:pPr>
        <w:pStyle w:val="CommentText"/>
      </w:pPr>
      <w:r>
        <w:rPr>
          <w:rStyle w:val="CommentReference"/>
        </w:rPr>
        <w:annotationRef/>
      </w:r>
      <w:r>
        <w:t>I don’t think there were any</w:t>
      </w:r>
    </w:p>
  </w:comment>
  <w:comment w:id="74" w:author="Vera Weisbecker" w:date="2025-05-05T15:16:00Z" w:initials="VW">
    <w:p w14:paraId="35FE3A18" w14:textId="7E52D224" w:rsidR="00DD16AF" w:rsidRDefault="00DD16AF" w:rsidP="00DD16AF">
      <w:pPr>
        <w:pStyle w:val="CommentText"/>
      </w:pPr>
      <w:r>
        <w:rPr>
          <w:rStyle w:val="CommentReference"/>
        </w:rPr>
        <w:annotationRef/>
      </w:r>
      <w:r>
        <w:t>Here it also needs the info that the species are extinct on the mainland.</w:t>
      </w:r>
    </w:p>
  </w:comment>
  <w:comment w:id="75" w:author="Annie Kraehe" w:date="2025-05-14T13:17:00Z" w:initials="AK">
    <w:p w14:paraId="6172D955" w14:textId="77777777" w:rsidR="00872ED6" w:rsidRDefault="00872ED6" w:rsidP="00872ED6">
      <w:pPr>
        <w:pStyle w:val="CommentText"/>
      </w:pPr>
      <w:r>
        <w:rPr>
          <w:rStyle w:val="CommentReference"/>
        </w:rPr>
        <w:annotationRef/>
      </w:r>
      <w:r>
        <w:t>Do I need to put it both places?</w:t>
      </w:r>
    </w:p>
  </w:comment>
  <w:comment w:id="85" w:author="Vera Weisbecker" w:date="2025-05-05T15:18:00Z" w:initials="VW">
    <w:p w14:paraId="7B71CF4D" w14:textId="36A5155B" w:rsidR="00461D5F" w:rsidRDefault="00461D5F" w:rsidP="00461D5F">
      <w:pPr>
        <w:pStyle w:val="CommentText"/>
      </w:pPr>
      <w:r>
        <w:rPr>
          <w:rStyle w:val="CommentReference"/>
        </w:rPr>
        <w:annotationRef/>
      </w:r>
      <w:r>
        <w:t>I think it is easier to have this in results because you will have to show this via some tables and reference that. Probably for supplementary tables.</w:t>
      </w:r>
    </w:p>
  </w:comment>
  <w:comment w:id="91" w:author="Janelle Stevenson" w:date="2025-05-07T12:47:00Z" w:initials="JS">
    <w:p w14:paraId="450D397B" w14:textId="77777777" w:rsidR="00872ED6" w:rsidRDefault="00872ED6" w:rsidP="00872ED6">
      <w:pPr>
        <w:pStyle w:val="CommentText"/>
      </w:pPr>
      <w:r>
        <w:rPr>
          <w:rStyle w:val="CommentReference"/>
        </w:rPr>
        <w:annotationRef/>
      </w:r>
      <w:r>
        <w:t>Why? Genus level not good enough?</w:t>
      </w:r>
    </w:p>
  </w:comment>
  <w:comment w:id="92" w:author="Annie Kraehe" w:date="2025-05-14T13:16:00Z" w:initials="AK">
    <w:p w14:paraId="5CE59386" w14:textId="77777777" w:rsidR="00872ED6" w:rsidRDefault="00872ED6" w:rsidP="00872ED6">
      <w:pPr>
        <w:pStyle w:val="CommentText"/>
      </w:pPr>
      <w:r>
        <w:rPr>
          <w:rStyle w:val="CommentReference"/>
        </w:rPr>
        <w:annotationRef/>
      </w:r>
      <w:r>
        <w:t>Is that more clear?</w:t>
      </w:r>
    </w:p>
  </w:comment>
  <w:comment w:id="93" w:author="Annie Kraehe" w:date="2025-05-22T16:29:00Z" w:initials="AK">
    <w:p w14:paraId="2BDEC1CD" w14:textId="77777777" w:rsidR="00806509" w:rsidRDefault="00806509" w:rsidP="00806509">
      <w:pPr>
        <w:pStyle w:val="CommentText"/>
      </w:pPr>
      <w:r>
        <w:rPr>
          <w:rStyle w:val="CommentReference"/>
        </w:rPr>
        <w:annotationRef/>
      </w:r>
      <w:r>
        <w:t>I made a genus level version and it looked like nothing</w:t>
      </w:r>
    </w:p>
  </w:comment>
  <w:comment w:id="107" w:author="Annie Kraehe" w:date="2025-04-29T17:58:00Z" w:initials="AK">
    <w:p w14:paraId="3D2B788A" w14:textId="325F0AE5" w:rsidR="00201BF8" w:rsidRDefault="00201BF8" w:rsidP="00201BF8">
      <w:pPr>
        <w:pStyle w:val="CommentText"/>
      </w:pPr>
      <w:r>
        <w:rPr>
          <w:rStyle w:val="CommentReference"/>
        </w:rPr>
        <w:annotationRef/>
      </w:r>
      <w:r>
        <w:t>Ive just crossed this out so I don’t forget about it</w:t>
      </w:r>
    </w:p>
  </w:comment>
  <w:comment w:id="139" w:author="Vera Weisbecker" w:date="2025-05-05T15:21:00Z" w:initials="VW">
    <w:p w14:paraId="470EF0BE" w14:textId="77777777" w:rsidR="00461D5F" w:rsidRDefault="00461D5F" w:rsidP="00461D5F">
      <w:pPr>
        <w:pStyle w:val="CommentText"/>
      </w:pPr>
      <w:r>
        <w:rPr>
          <w:rStyle w:val="CommentReference"/>
        </w:rPr>
        <w:annotationRef/>
      </w:r>
      <w:r>
        <w:t>This is unclear to me - how can a nice encompass unsuitable habitats and how is this shaped by… ? Probably needs unpackin gand this paragraph probably needs a reference or two.</w:t>
      </w:r>
    </w:p>
  </w:comment>
  <w:comment w:id="140" w:author="Janelle Stevenson" w:date="2025-05-07T12:49:00Z" w:initials="JS">
    <w:p w14:paraId="63384417" w14:textId="77777777" w:rsidR="002D7946" w:rsidRDefault="002D7946" w:rsidP="002D7946">
      <w:pPr>
        <w:pStyle w:val="CommentText"/>
      </w:pPr>
      <w:r>
        <w:rPr>
          <w:rStyle w:val="CommentReference"/>
        </w:rPr>
        <w:annotationRef/>
      </w:r>
      <w:r>
        <w:t>Yes. I struggled with this section a bit and had a similar comment to Vera.</w:t>
      </w:r>
    </w:p>
  </w:comment>
  <w:comment w:id="200" w:author="Vera Weisbecker" w:date="2025-05-05T15:25:00Z" w:initials="VW">
    <w:p w14:paraId="5B12C5C3" w14:textId="77777777" w:rsidR="00461D5F" w:rsidRDefault="00461D5F" w:rsidP="00461D5F">
      <w:pPr>
        <w:pStyle w:val="CommentText"/>
      </w:pPr>
      <w:r>
        <w:rPr>
          <w:rStyle w:val="CommentReference"/>
        </w:rPr>
        <w:annotationRef/>
      </w:r>
      <w:r>
        <w:t>This sentence has something wrong with it</w:t>
      </w:r>
    </w:p>
  </w:comment>
  <w:comment w:id="205" w:author="July Pilowsky" w:date="2025-04-29T15:58:00Z" w:initials="JP">
    <w:p w14:paraId="36429C48" w14:textId="30DC1CB1" w:rsidR="00EE65FB" w:rsidRDefault="00EE65FB">
      <w:pPr>
        <w:pStyle w:val="CommentText"/>
      </w:pPr>
      <w:r>
        <w:rPr>
          <w:rStyle w:val="CommentReference"/>
        </w:rPr>
        <w:annotationRef/>
      </w:r>
      <w:r>
        <w:t>Reviewers may ask you for evidence fo this. Be prepared</w:t>
      </w:r>
    </w:p>
  </w:comment>
  <w:comment w:id="206" w:author="Annie Kraehe" w:date="2025-04-30T14:09:00Z" w:initials="AK">
    <w:p w14:paraId="7683C36D" w14:textId="77777777" w:rsidR="001C2741" w:rsidRDefault="001C2741" w:rsidP="001C2741">
      <w:pPr>
        <w:pStyle w:val="CommentText"/>
      </w:pPr>
      <w:r>
        <w:rPr>
          <w:rStyle w:val="CommentReference"/>
        </w:rPr>
        <w:annotationRef/>
      </w:r>
      <w:r>
        <w:t>I have evidence - it looked like shit before</w:t>
      </w:r>
    </w:p>
  </w:comment>
  <w:comment w:id="207" w:author="Vera Weisbecker" w:date="2025-05-05T15:24:00Z" w:initials="VW">
    <w:p w14:paraId="3D5BD79D" w14:textId="77777777" w:rsidR="00461D5F" w:rsidRDefault="00461D5F" w:rsidP="00461D5F">
      <w:pPr>
        <w:pStyle w:val="CommentText"/>
      </w:pPr>
      <w:r>
        <w:rPr>
          <w:rStyle w:val="CommentReference"/>
        </w:rPr>
        <w:annotationRef/>
      </w:r>
      <w:r>
        <w:t>Also for the preceding paragraph and just make sure that “better performance” did not come at the cost of model accuracy/precision</w:t>
      </w:r>
    </w:p>
  </w:comment>
  <w:comment w:id="265" w:author="Vera Weisbecker" w:date="2025-05-05T15:33:00Z" w:initials="VW">
    <w:p w14:paraId="5A974E91" w14:textId="72183CE8" w:rsidR="00243E75" w:rsidRDefault="00243E75" w:rsidP="00243E75">
      <w:pPr>
        <w:pStyle w:val="CommentText"/>
      </w:pPr>
      <w:r>
        <w:rPr>
          <w:rStyle w:val="CommentReference"/>
        </w:rPr>
        <w:annotationRef/>
      </w:r>
      <w:r>
        <w:t xml:space="preserve">Again, July might know better but usually this is a results thing, not a methods thing. </w:t>
      </w:r>
    </w:p>
  </w:comment>
  <w:comment w:id="268" w:author="Vera Weisbecker" w:date="2025-05-05T15:33:00Z" w:initials="VW">
    <w:p w14:paraId="181B90BD" w14:textId="77777777" w:rsidR="00243E75" w:rsidRDefault="00243E75" w:rsidP="00243E75">
      <w:pPr>
        <w:pStyle w:val="CommentText"/>
      </w:pPr>
      <w:r>
        <w:rPr>
          <w:rStyle w:val="CommentReference"/>
        </w:rPr>
        <w:annotationRef/>
      </w:r>
      <w:r>
        <w:t>This and the rationale section need condensing into one paragraph</w:t>
      </w:r>
    </w:p>
  </w:comment>
  <w:comment w:id="333" w:author="Vera Weisbecker" w:date="2025-05-05T15:36:00Z" w:initials="VW">
    <w:p w14:paraId="69DA003C" w14:textId="77777777" w:rsidR="00243E75" w:rsidRDefault="00243E75" w:rsidP="00243E75">
      <w:pPr>
        <w:pStyle w:val="CommentText"/>
      </w:pPr>
      <w:r>
        <w:rPr>
          <w:rStyle w:val="CommentReference"/>
        </w:rPr>
        <w:annotationRef/>
      </w:r>
      <w:r>
        <w:t xml:space="preserve">What constitutes good/bad performance? </w:t>
      </w:r>
    </w:p>
  </w:comment>
  <w:comment w:id="335" w:author="Vera Weisbecker" w:date="2025-05-05T15:36:00Z" w:initials="VW">
    <w:p w14:paraId="74AD7DAC" w14:textId="77777777" w:rsidR="00243E75" w:rsidRDefault="00243E75" w:rsidP="00243E75">
      <w:pPr>
        <w:pStyle w:val="CommentText"/>
      </w:pPr>
      <w:r>
        <w:rPr>
          <w:rStyle w:val="CommentReference"/>
        </w:rPr>
        <w:annotationRef/>
      </w:r>
      <w:r>
        <w:t>You have a few more headings than you need</w:t>
      </w:r>
    </w:p>
  </w:comment>
  <w:comment w:id="336" w:author="Annie Kraehe" w:date="2025-05-14T10:58:00Z" w:initials="AK">
    <w:p w14:paraId="36198A0E" w14:textId="77777777" w:rsidR="00CC17A0" w:rsidRDefault="00CC17A0" w:rsidP="00CC17A0">
      <w:pPr>
        <w:pStyle w:val="CommentText"/>
      </w:pPr>
      <w:r>
        <w:rPr>
          <w:rStyle w:val="CommentReference"/>
        </w:rPr>
        <w:annotationRef/>
      </w:r>
      <w:r>
        <w:t>I know, I like lots of headings while I am drafting so I don’t get lost. I will delete them later - or sooner if you prefer</w:t>
      </w:r>
    </w:p>
  </w:comment>
  <w:comment w:id="378" w:author="Vera Weisbecker" w:date="2025-05-05T15:38:00Z" w:initials="VW">
    <w:p w14:paraId="7C8DB1B4" w14:textId="363B6CD1" w:rsidR="00BD1D74" w:rsidRDefault="00BD1D74" w:rsidP="00BD1D74">
      <w:pPr>
        <w:pStyle w:val="CommentText"/>
      </w:pPr>
      <w:r>
        <w:rPr>
          <w:rStyle w:val="CommentReference"/>
        </w:rPr>
        <w:annotationRef/>
      </w:r>
      <w:r>
        <w:t>I think you didn’t mention these yet</w:t>
      </w:r>
    </w:p>
  </w:comment>
  <w:comment w:id="384" w:author="Vera Weisbecker" w:date="2025-05-05T15:40:00Z" w:initials="VW">
    <w:p w14:paraId="2E3C256C" w14:textId="741D065F" w:rsidR="00BD1D74" w:rsidRDefault="00BD1D74" w:rsidP="00BD1D74">
      <w:pPr>
        <w:pStyle w:val="CommentText"/>
      </w:pPr>
      <w:r>
        <w:rPr>
          <w:rStyle w:val="CommentReference"/>
        </w:rPr>
        <w:annotationRef/>
      </w:r>
      <w:r>
        <w:t>Again, make sure you cite everything and use a commonly employed way of denoting packages (e.g. italics)</w:t>
      </w:r>
    </w:p>
  </w:comment>
  <w:comment w:id="392" w:author="Annie Kraehe" w:date="2025-05-23T16:47:00Z" w:initials="AK">
    <w:p w14:paraId="44B74870" w14:textId="77777777" w:rsidR="00800623" w:rsidRDefault="00800623" w:rsidP="00800623">
      <w:pPr>
        <w:pStyle w:val="CommentText"/>
      </w:pPr>
      <w:r>
        <w:rPr>
          <w:rStyle w:val="CommentReference"/>
        </w:rPr>
        <w:annotationRef/>
      </w:r>
      <w:r>
        <w:t>These have moved to sups, so I don’t know if this should go too?</w:t>
      </w:r>
    </w:p>
  </w:comment>
  <w:comment w:id="416" w:author="Vera Weisbecker" w:date="2025-05-05T15:41:00Z" w:initials="VW">
    <w:p w14:paraId="67D5FAC2" w14:textId="77777777" w:rsidR="00BD1D74" w:rsidRDefault="00BD1D74" w:rsidP="00BD1D74">
      <w:pPr>
        <w:pStyle w:val="CommentText"/>
      </w:pPr>
      <w:r>
        <w:rPr>
          <w:rStyle w:val="CommentReference"/>
        </w:rPr>
        <w:annotationRef/>
      </w:r>
      <w:r>
        <w:t>Agree, this is lovely! Add a sentence saying something about how all models have assumptions and this means that wrong assumptions can lead to erroneous results. The assumptions are explaiend and addressed in Table 2.</w:t>
      </w:r>
    </w:p>
  </w:comment>
  <w:comment w:id="433" w:author="July Pilowsky" w:date="2025-04-29T16:03:00Z" w:initials="JP">
    <w:p w14:paraId="2647F822" w14:textId="481EB78C" w:rsidR="00DC7FE8" w:rsidRDefault="00DC7FE8" w:rsidP="00DC7FE8">
      <w:pPr>
        <w:pStyle w:val="CommentText"/>
      </w:pPr>
      <w:r>
        <w:rPr>
          <w:rStyle w:val="CommentReference"/>
        </w:rPr>
        <w:annotationRef/>
      </w:r>
      <w:r>
        <w:t>This is cool</w:t>
      </w:r>
    </w:p>
  </w:comment>
  <w:comment w:id="465" w:author="Vera Weisbecker" w:date="2025-05-05T15:45:00Z" w:initials="VW">
    <w:p w14:paraId="00F4CBAA" w14:textId="77777777" w:rsidR="00DC7FE8" w:rsidRDefault="00DC7FE8" w:rsidP="00DC7FE8">
      <w:pPr>
        <w:pStyle w:val="CommentText"/>
      </w:pPr>
      <w:r>
        <w:rPr>
          <w:rStyle w:val="CommentReference"/>
        </w:rPr>
        <w:annotationRef/>
      </w:r>
      <w:r>
        <w:t>Due to privacy requirements?</w:t>
      </w:r>
    </w:p>
  </w:comment>
  <w:comment w:id="466" w:author="Vera Weisbecker" w:date="2025-05-05T15:45:00Z" w:initials="VW">
    <w:p w14:paraId="4A35F753" w14:textId="77777777" w:rsidR="00DC7FE8" w:rsidRDefault="00DC7FE8" w:rsidP="00DC7FE8">
      <w:pPr>
        <w:pStyle w:val="CommentText"/>
      </w:pPr>
      <w:r>
        <w:rPr>
          <w:rStyle w:val="CommentReference"/>
        </w:rPr>
        <w:annotationRef/>
      </w:r>
      <w:r>
        <w:t>Should we not even mention their name - just end the sentence at “location”?</w:t>
      </w:r>
    </w:p>
  </w:comment>
  <w:comment w:id="467" w:author="Janelle Stevenson" w:date="2025-05-07T17:55:00Z" w:initials="JS">
    <w:p w14:paraId="135DF855" w14:textId="77777777" w:rsidR="00DC7FE8" w:rsidRDefault="00DC7FE8" w:rsidP="00DC7FE8">
      <w:pPr>
        <w:pStyle w:val="CommentText"/>
      </w:pPr>
      <w:r>
        <w:rPr>
          <w:rStyle w:val="CommentReference"/>
        </w:rPr>
        <w:annotationRef/>
      </w:r>
      <w:r>
        <w:t>Hmm. Tricky either way I think.</w:t>
      </w:r>
    </w:p>
  </w:comment>
  <w:comment w:id="468" w:author="Annie Kraehe" w:date="2025-05-13T19:19:00Z" w:initials="AK">
    <w:p w14:paraId="64FC0E96" w14:textId="77777777" w:rsidR="00DC7FE8" w:rsidRDefault="00DC7FE8" w:rsidP="00DC7FE8">
      <w:pPr>
        <w:pStyle w:val="CommentText"/>
      </w:pPr>
      <w:r>
        <w:rPr>
          <w:rStyle w:val="CommentReference"/>
        </w:rPr>
        <w:annotationRef/>
      </w:r>
      <w:r>
        <w:t>Banjima country is named in the mc bride publication</w:t>
      </w:r>
    </w:p>
  </w:comment>
  <w:comment w:id="494" w:author="Vera Weisbecker" w:date="2025-05-05T15:51:00Z" w:initials="VW">
    <w:p w14:paraId="5D369DC8" w14:textId="42DF0407" w:rsidR="00E01FC5" w:rsidRDefault="00E01FC5" w:rsidP="00E01FC5">
      <w:pPr>
        <w:pStyle w:val="CommentText"/>
      </w:pPr>
      <w:r>
        <w:rPr>
          <w:rStyle w:val="CommentReference"/>
        </w:rPr>
        <w:annotationRef/>
      </w:r>
      <w:r>
        <w:t>Are figs. 9 and 10 necessary or can they go into supps?</w:t>
      </w:r>
    </w:p>
  </w:comment>
  <w:comment w:id="495" w:author="Janelle Stevenson" w:date="2025-05-07T17:58:00Z" w:initials="JS">
    <w:p w14:paraId="4332EDF6" w14:textId="77777777" w:rsidR="00B6693E" w:rsidRDefault="00B6693E" w:rsidP="00B6693E">
      <w:pPr>
        <w:pStyle w:val="CommentText"/>
      </w:pPr>
      <w:r>
        <w:rPr>
          <w:rStyle w:val="CommentReference"/>
        </w:rPr>
        <w:annotationRef/>
      </w:r>
      <w:r>
        <w:t>Supplementary</w:t>
      </w:r>
    </w:p>
  </w:comment>
  <w:comment w:id="508" w:author="Vera Weisbecker" w:date="2025-05-05T15:18:00Z" w:initials="VW">
    <w:p w14:paraId="3F954510" w14:textId="77777777" w:rsidR="00B72CBB" w:rsidRDefault="00B72CBB" w:rsidP="00B72CBB">
      <w:pPr>
        <w:pStyle w:val="CommentText"/>
      </w:pPr>
      <w:r>
        <w:rPr>
          <w:rStyle w:val="CommentReference"/>
        </w:rPr>
        <w:annotationRef/>
      </w:r>
      <w:r>
        <w:t>I think it is easier to have this in results because you will have to show this via some tables and reference that. Probably for supplementary tables.</w:t>
      </w:r>
    </w:p>
  </w:comment>
  <w:comment w:id="510" w:author="Janelle Stevenson" w:date="2025-05-07T18:05:00Z" w:initials="JS">
    <w:p w14:paraId="47924142" w14:textId="77777777" w:rsidR="00BC13F1" w:rsidRDefault="00BC13F1" w:rsidP="00BC13F1">
      <w:pPr>
        <w:pStyle w:val="CommentText"/>
      </w:pPr>
      <w:r>
        <w:rPr>
          <w:rStyle w:val="CommentReference"/>
        </w:rPr>
        <w:annotationRef/>
      </w:r>
      <w:r>
        <w:t>This is all based on model prediction so the language and tense needs to be consistent throughout.</w:t>
      </w:r>
    </w:p>
  </w:comment>
  <w:comment w:id="521" w:author="Annie Kraehe" w:date="2025-05-01T19:54:00Z" w:initials="AK">
    <w:p w14:paraId="5F369B50" w14:textId="24B6D5BA" w:rsidR="00C01246" w:rsidRDefault="00C01246" w:rsidP="00C01246">
      <w:pPr>
        <w:pStyle w:val="CommentText"/>
      </w:pPr>
      <w:r>
        <w:rPr>
          <w:rStyle w:val="CommentReference"/>
        </w:rPr>
        <w:annotationRef/>
      </w:r>
      <w:r>
        <w:t>Not the right word. Be clear that this is just suitability based on the model</w:t>
      </w:r>
    </w:p>
  </w:comment>
  <w:comment w:id="558" w:author="Vera Weisbecker" w:date="2025-05-05T15:43:00Z" w:initials="VW">
    <w:p w14:paraId="107636FA" w14:textId="77777777" w:rsidR="002B0A56" w:rsidRDefault="002B0A56" w:rsidP="002B0A56">
      <w:pPr>
        <w:pStyle w:val="CommentText"/>
      </w:pPr>
      <w:r>
        <w:rPr>
          <w:rStyle w:val="CommentReference"/>
        </w:rPr>
        <w:annotationRef/>
      </w:r>
      <w:r>
        <w:t>In case you haven’t yet, it si probably better to remove the main title from these plots. If possible, it might also be good to have the probability bar horizontally but that’s cosmetics 😊</w:t>
      </w:r>
    </w:p>
  </w:comment>
  <w:comment w:id="559" w:author="Janelle Stevenson" w:date="2025-05-07T17:52:00Z" w:initials="JS">
    <w:p w14:paraId="2227DDF4" w14:textId="77777777" w:rsidR="002B0A56" w:rsidRDefault="002B0A56" w:rsidP="002B0A56">
      <w:pPr>
        <w:pStyle w:val="CommentText"/>
      </w:pPr>
      <w:r>
        <w:rPr>
          <w:rStyle w:val="CommentReference"/>
        </w:rPr>
        <w:annotationRef/>
      </w:r>
      <w:r>
        <w:t>I like both suggestions.</w:t>
      </w:r>
    </w:p>
    <w:p w14:paraId="6E7A97E7" w14:textId="77777777" w:rsidR="002B0A56" w:rsidRDefault="002B0A56" w:rsidP="002B0A56">
      <w:pPr>
        <w:pStyle w:val="CommentText"/>
      </w:pPr>
    </w:p>
    <w:p w14:paraId="702276F2" w14:textId="77777777" w:rsidR="002B0A56" w:rsidRDefault="002B0A56" w:rsidP="002B0A56">
      <w:pPr>
        <w:pStyle w:val="CommentText"/>
      </w:pPr>
      <w:r>
        <w:t>Also, here and throughout the text there is no need for minus in front of your ages -you have already said they are years BP</w:t>
      </w:r>
    </w:p>
  </w:comment>
  <w:comment w:id="578" w:author="Janelle Stevenson" w:date="2025-05-07T18:05:00Z" w:initials="JS">
    <w:p w14:paraId="52C05BC5" w14:textId="77777777" w:rsidR="00BC13F1" w:rsidRDefault="00BC13F1" w:rsidP="00BC13F1">
      <w:pPr>
        <w:pStyle w:val="CommentText"/>
      </w:pPr>
      <w:r>
        <w:rPr>
          <w:rStyle w:val="CommentReference"/>
        </w:rPr>
        <w:annotationRef/>
      </w:r>
      <w:r>
        <w:t>Once again - the model is suggesting this may have happened - and so on for the rest of the paragraph.</w:t>
      </w:r>
    </w:p>
  </w:comment>
  <w:comment w:id="630" w:author="July Pilowsky" w:date="2025-04-29T16:03:00Z" w:initials="JP">
    <w:p w14:paraId="766AD406" w14:textId="77777777" w:rsidR="00F218DF" w:rsidRDefault="00F218DF" w:rsidP="00F218DF">
      <w:pPr>
        <w:pStyle w:val="CommentText"/>
      </w:pPr>
      <w:r>
        <w:rPr>
          <w:rStyle w:val="CommentReference"/>
        </w:rPr>
        <w:annotationRef/>
      </w:r>
      <w:r>
        <w:t>This figure is very cool. However, I suggest you move away from a rainbow color scale as it is a nightmare for colorblind people. The R package dichromat has color palettes and tools for colorblind friendly scales. The scale scale_color_viridis_c() in ggplot2 is also colorblind suitable.</w:t>
      </w:r>
    </w:p>
  </w:comment>
  <w:comment w:id="631" w:author="Annie Kraehe" w:date="2025-04-30T14:10:00Z" w:initials="AK">
    <w:p w14:paraId="7B54EEF3" w14:textId="77777777" w:rsidR="00F218DF" w:rsidRDefault="00F218DF" w:rsidP="00F218DF">
      <w:pPr>
        <w:pStyle w:val="CommentText"/>
      </w:pPr>
      <w:r>
        <w:rPr>
          <w:rStyle w:val="CommentReference"/>
        </w:rPr>
        <w:annotationRef/>
      </w:r>
      <w:r>
        <w:t>Okay, this is a colourblind friendly rainbow</w:t>
      </w:r>
    </w:p>
  </w:comment>
  <w:comment w:id="632" w:author="Vera Weisbecker" w:date="2025-05-05T15:43:00Z" w:initials="VW">
    <w:p w14:paraId="045FDB63" w14:textId="77777777" w:rsidR="00F218DF" w:rsidRDefault="00F218DF" w:rsidP="00F218DF">
      <w:pPr>
        <w:pStyle w:val="CommentText"/>
      </w:pPr>
      <w:r>
        <w:rPr>
          <w:rStyle w:val="CommentReference"/>
        </w:rPr>
        <w:annotationRef/>
      </w:r>
      <w:r>
        <w:t>So cool!!</w:t>
      </w:r>
    </w:p>
  </w:comment>
  <w:comment w:id="633" w:author="Janelle Stevenson" w:date="2025-05-07T17:53:00Z" w:initials="JS">
    <w:p w14:paraId="6C702939" w14:textId="77777777" w:rsidR="00F218DF" w:rsidRDefault="00F218DF" w:rsidP="00F218DF">
      <w:pPr>
        <w:pStyle w:val="CommentText"/>
      </w:pPr>
      <w:r>
        <w:rPr>
          <w:rStyle w:val="CommentReference"/>
        </w:rPr>
        <w:annotationRef/>
      </w:r>
      <w:r>
        <w:t>Like it a lot</w:t>
      </w:r>
    </w:p>
  </w:comment>
  <w:comment w:id="1037" w:author="Vera Weisbecker" w:date="2025-05-05T16:06:00Z" w:initials="VW">
    <w:p w14:paraId="59D8DCE9" w14:textId="4CA6A53F" w:rsidR="00093735" w:rsidRDefault="00093735" w:rsidP="00093735">
      <w:pPr>
        <w:pStyle w:val="CommentText"/>
      </w:pPr>
      <w:r>
        <w:rPr>
          <w:rStyle w:val="CommentReference"/>
        </w:rPr>
        <w:annotationRef/>
      </w:r>
      <w:r>
        <w:t>Here too, suitability is not exhibited, there are habitats that are suitable for the species but not the species suitable for the habitat 😊</w:t>
      </w:r>
    </w:p>
  </w:comment>
  <w:comment w:id="1038" w:author="Janelle Stevenson" w:date="2025-05-07T18:09:00Z" w:initials="JS">
    <w:p w14:paraId="7F706F1C" w14:textId="77777777" w:rsidR="00FF42D8" w:rsidRDefault="00FF42D8" w:rsidP="00FF42D8">
      <w:pPr>
        <w:pStyle w:val="CommentText"/>
      </w:pPr>
      <w:r>
        <w:rPr>
          <w:rStyle w:val="CommentReference"/>
        </w:rPr>
        <w:annotationRef/>
      </w:r>
      <w:r>
        <w:t>Yes. Make sure this is consistent throughout Annie.</w:t>
      </w:r>
    </w:p>
  </w:comment>
  <w:comment w:id="1048" w:author="Vera Weisbecker" w:date="2025-05-05T16:10:00Z" w:initials="VW">
    <w:p w14:paraId="3E08B7C7" w14:textId="4E064D45" w:rsidR="007B57EB" w:rsidRDefault="007B57EB" w:rsidP="007B57EB">
      <w:pPr>
        <w:pStyle w:val="CommentText"/>
      </w:pPr>
      <w:r>
        <w:rPr>
          <w:rStyle w:val="CommentReference"/>
        </w:rPr>
        <w:annotationRef/>
      </w:r>
      <w:r>
        <w:t>Too many resutls I reckon, this can all go into results if not already there.</w:t>
      </w:r>
    </w:p>
  </w:comment>
  <w:comment w:id="1049" w:author="Janelle Stevenson" w:date="2025-05-07T18:11:00Z" w:initials="JS">
    <w:p w14:paraId="7906D623" w14:textId="77777777" w:rsidR="0037558B" w:rsidRDefault="0037558B" w:rsidP="0037558B">
      <w:pPr>
        <w:pStyle w:val="CommentText"/>
      </w:pPr>
      <w:r>
        <w:rPr>
          <w:rStyle w:val="CommentReference"/>
        </w:rPr>
        <w:annotationRef/>
      </w:r>
      <w:r>
        <w:t>True. I thought maybe it just need trimming down to a discussion of these results rather than almost repeating them again.</w:t>
      </w:r>
    </w:p>
  </w:comment>
  <w:comment w:id="1068" w:author="Annie Kraehe" w:date="2025-05-15T15:15:00Z" w:initials="AK">
    <w:p w14:paraId="75A67632" w14:textId="77777777" w:rsidR="00DD4DD3" w:rsidRDefault="00DD4DD3" w:rsidP="00DD4DD3">
      <w:pPr>
        <w:pStyle w:val="CommentText"/>
      </w:pPr>
      <w:r>
        <w:rPr>
          <w:rStyle w:val="CommentReference"/>
        </w:rPr>
        <w:annotationRef/>
      </w:r>
      <w:r>
        <w:t>This is published information, not sensitive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EB6B5E" w15:done="0"/>
  <w15:commentEx w15:paraId="0F401BDC" w15:paraIdParent="34EB6B5E" w15:done="0"/>
  <w15:commentEx w15:paraId="3DF3B99B" w15:done="1"/>
  <w15:commentEx w15:paraId="70A404DB" w15:done="0"/>
  <w15:commentEx w15:paraId="07F9514E" w15:paraIdParent="70A404DB" w15:done="0"/>
  <w15:commentEx w15:paraId="35FE3A18" w15:done="0"/>
  <w15:commentEx w15:paraId="6172D955" w15:paraIdParent="35FE3A18" w15:done="0"/>
  <w15:commentEx w15:paraId="7B71CF4D" w15:done="0"/>
  <w15:commentEx w15:paraId="450D397B" w15:done="0"/>
  <w15:commentEx w15:paraId="5CE59386" w15:paraIdParent="450D397B" w15:done="0"/>
  <w15:commentEx w15:paraId="2BDEC1CD" w15:paraIdParent="450D397B" w15:done="0"/>
  <w15:commentEx w15:paraId="3D2B788A" w15:done="0"/>
  <w15:commentEx w15:paraId="470EF0BE" w15:done="0"/>
  <w15:commentEx w15:paraId="63384417" w15:paraIdParent="470EF0BE" w15:done="0"/>
  <w15:commentEx w15:paraId="5B12C5C3" w15:done="0"/>
  <w15:commentEx w15:paraId="36429C48" w15:done="0"/>
  <w15:commentEx w15:paraId="7683C36D" w15:paraIdParent="36429C48" w15:done="0"/>
  <w15:commentEx w15:paraId="3D5BD79D" w15:paraIdParent="36429C48" w15:done="0"/>
  <w15:commentEx w15:paraId="5A974E91" w15:done="0"/>
  <w15:commentEx w15:paraId="181B90BD" w15:done="0"/>
  <w15:commentEx w15:paraId="69DA003C" w15:done="1"/>
  <w15:commentEx w15:paraId="74AD7DAC" w15:done="0"/>
  <w15:commentEx w15:paraId="36198A0E" w15:paraIdParent="74AD7DAC" w15:done="0"/>
  <w15:commentEx w15:paraId="7C8DB1B4" w15:done="0"/>
  <w15:commentEx w15:paraId="2E3C256C" w15:done="1"/>
  <w15:commentEx w15:paraId="44B74870" w15:done="0"/>
  <w15:commentEx w15:paraId="67D5FAC2" w15:done="0"/>
  <w15:commentEx w15:paraId="2647F822" w15:done="0"/>
  <w15:commentEx w15:paraId="00F4CBAA" w15:done="1"/>
  <w15:commentEx w15:paraId="4A35F753" w15:done="1"/>
  <w15:commentEx w15:paraId="135DF855" w15:paraIdParent="4A35F753" w15:done="1"/>
  <w15:commentEx w15:paraId="64FC0E96" w15:paraIdParent="4A35F753" w15:done="1"/>
  <w15:commentEx w15:paraId="5D369DC8" w15:done="0"/>
  <w15:commentEx w15:paraId="4332EDF6" w15:paraIdParent="5D369DC8" w15:done="0"/>
  <w15:commentEx w15:paraId="3F954510" w15:done="0"/>
  <w15:commentEx w15:paraId="47924142" w15:done="1"/>
  <w15:commentEx w15:paraId="5F369B50" w15:done="0"/>
  <w15:commentEx w15:paraId="107636FA" w15:done="1"/>
  <w15:commentEx w15:paraId="702276F2" w15:paraIdParent="107636FA" w15:done="1"/>
  <w15:commentEx w15:paraId="52C05BC5" w15:done="1"/>
  <w15:commentEx w15:paraId="766AD406" w15:done="1"/>
  <w15:commentEx w15:paraId="7B54EEF3" w15:paraIdParent="766AD406" w15:done="1"/>
  <w15:commentEx w15:paraId="045FDB63" w15:paraIdParent="766AD406" w15:done="1"/>
  <w15:commentEx w15:paraId="6C702939" w15:paraIdParent="766AD406" w15:done="1"/>
  <w15:commentEx w15:paraId="59D8DCE9" w15:done="1"/>
  <w15:commentEx w15:paraId="7F706F1C" w15:paraIdParent="59D8DCE9" w15:done="1"/>
  <w15:commentEx w15:paraId="3E08B7C7" w15:done="1"/>
  <w15:commentEx w15:paraId="7906D623" w15:paraIdParent="3E08B7C7" w15:done="1"/>
  <w15:commentEx w15:paraId="75A676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62349" w16cex:dateUtc="2025-05-23T07:25:00Z"/>
  <w16cex:commentExtensible w16cex:durableId="67441F86" w16cex:dateUtc="2025-05-26T09:10:00Z"/>
  <w16cex:commentExtensible w16cex:durableId="735BD162" w16cex:dateUtc="2025-05-15T05:45:00Z"/>
  <w16cex:commentExtensible w16cex:durableId="7B1B8B8D" w16cex:dateUtc="2025-05-05T05:45:00Z"/>
  <w16cex:commentExtensible w16cex:durableId="0F65FE9C" w16cex:dateUtc="2025-05-12T03:40:00Z"/>
  <w16cex:commentExtensible w16cex:durableId="23565627" w16cex:dateUtc="2025-05-05T05:46:00Z">
    <w16cex:extLst>
      <w16:ext w16:uri="{CE6994B0-6A32-4C9F-8C6B-6E91EDA988CE}">
        <cr:reactions xmlns:cr="http://schemas.microsoft.com/office/comments/2020/reactions">
          <cr:reaction reactionType="1">
            <cr:reactionInfo dateUtc="2025-05-13T06:56:58Z">
              <cr:user userId="4f8718aa5bc8d698" userProvider="Windows Live" userName="Annie Kraehe"/>
            </cr:reactionInfo>
          </cr:reaction>
        </cr:reactions>
      </w16:ext>
    </w16cex:extLst>
  </w16cex:commentExtensible>
  <w16cex:commentExtensible w16cex:durableId="18625171" w16cex:dateUtc="2025-05-14T03:47:00Z"/>
  <w16cex:commentExtensible w16cex:durableId="6EA0F7BD" w16cex:dateUtc="2025-05-05T05:48:00Z"/>
  <w16cex:commentExtensible w16cex:durableId="55273247" w16cex:dateUtc="2025-05-07T02:47:00Z"/>
  <w16cex:commentExtensible w16cex:durableId="31899BC7" w16cex:dateUtc="2025-05-14T03:46:00Z"/>
  <w16cex:commentExtensible w16cex:durableId="7A11823F" w16cex:dateUtc="2025-05-22T06:59:00Z"/>
  <w16cex:commentExtensible w16cex:durableId="63997E86" w16cex:dateUtc="2025-04-29T08:28:00Z"/>
  <w16cex:commentExtensible w16cex:durableId="13EB721D" w16cex:dateUtc="2025-05-05T05:51:00Z"/>
  <w16cex:commentExtensible w16cex:durableId="56D32B9F" w16cex:dateUtc="2025-05-07T02:49:00Z"/>
  <w16cex:commentExtensible w16cex:durableId="63AFC029" w16cex:dateUtc="2025-05-05T05:55:00Z">
    <w16cex:extLst>
      <w16:ext w16:uri="{CE6994B0-6A32-4C9F-8C6B-6E91EDA988CE}">
        <cr:reactions xmlns:cr="http://schemas.microsoft.com/office/comments/2020/reactions">
          <cr:reaction reactionType="1">
            <cr:reactionInfo dateUtc="2025-05-07T02:49:53Z">
              <cr:user userId="S::u3872330@anu.edu.au::9d63ef3c-a279-4a8f-8c82-02334d4c9f9a" userProvider="AD" userName="Janelle Stevenson"/>
            </cr:reactionInfo>
          </cr:reaction>
        </cr:reactions>
      </w16:ext>
    </w16cex:extLst>
  </w16cex:commentExtensible>
  <w16cex:commentExtensible w16cex:durableId="1B6559D4" w16cex:dateUtc="2025-04-29T19:58:00Z"/>
  <w16cex:commentExtensible w16cex:durableId="0E09B125" w16cex:dateUtc="2025-04-30T04:39:00Z"/>
  <w16cex:commentExtensible w16cex:durableId="7342D6B8" w16cex:dateUtc="2025-05-05T05:54:00Z"/>
  <w16cex:commentExtensible w16cex:durableId="6831B436" w16cex:dateUtc="2025-05-05T06:03:00Z"/>
  <w16cex:commentExtensible w16cex:durableId="00A57407" w16cex:dateUtc="2025-05-05T06:03:00Z">
    <w16cex:extLst>
      <w16:ext w16:uri="{CE6994B0-6A32-4C9F-8C6B-6E91EDA988CE}">
        <cr:reactions xmlns:cr="http://schemas.microsoft.com/office/comments/2020/reactions">
          <cr:reaction reactionType="1">
            <cr:reactionInfo dateUtc="2025-05-07T07:46:01Z">
              <cr:user userId="S::u3872330@anu.edu.au::9d63ef3c-a279-4a8f-8c82-02334d4c9f9a" userProvider="AD" userName="Janelle Stevenson"/>
            </cr:reactionInfo>
          </cr:reaction>
        </cr:reactions>
      </w16:ext>
    </w16cex:extLst>
  </w16cex:commentExtensible>
  <w16cex:commentExtensible w16cex:durableId="3BE6BF04" w16cex:dateUtc="2025-05-05T06:06:00Z">
    <w16cex:extLst>
      <w16:ext w16:uri="{CE6994B0-6A32-4C9F-8C6B-6E91EDA988CE}">
        <cr:reactions xmlns:cr="http://schemas.microsoft.com/office/comments/2020/reactions">
          <cr:reaction reactionType="1">
            <cr:reactionInfo dateUtc="2025-05-19T07:13:55Z">
              <cr:user userId="4f8718aa5bc8d698" userProvider="Windows Live" userName="Annie Kraehe"/>
            </cr:reactionInfo>
          </cr:reaction>
        </cr:reactions>
      </w16:ext>
    </w16cex:extLst>
  </w16cex:commentExtensible>
  <w16cex:commentExtensible w16cex:durableId="0F5AB81C" w16cex:dateUtc="2025-05-05T06:06:00Z"/>
  <w16cex:commentExtensible w16cex:durableId="48B365BF" w16cex:dateUtc="2025-05-14T01:28:00Z"/>
  <w16cex:commentExtensible w16cex:durableId="26EB7307" w16cex:dateUtc="2025-05-05T06:08:00Z"/>
  <w16cex:commentExtensible w16cex:durableId="4E99846B" w16cex:dateUtc="2025-05-05T06:10:00Z"/>
  <w16cex:commentExtensible w16cex:durableId="21739873" w16cex:dateUtc="2025-05-23T07:17:00Z"/>
  <w16cex:commentExtensible w16cex:durableId="4D3359FD" w16cex:dateUtc="2025-05-05T06:11:00Z">
    <w16cex:extLst>
      <w16:ext w16:uri="{CE6994B0-6A32-4C9F-8C6B-6E91EDA988CE}">
        <cr:reactions xmlns:cr="http://schemas.microsoft.com/office/comments/2020/reactions">
          <cr:reaction reactionType="1">
            <cr:reactionInfo dateUtc="2025-05-07T07:49:41Z">
              <cr:user userId="S::u3872330@anu.edu.au::9d63ef3c-a279-4a8f-8c82-02334d4c9f9a" userProvider="AD" userName="Janelle Stevenson"/>
            </cr:reactionInfo>
          </cr:reaction>
        </cr:reactions>
      </w16:ext>
    </w16cex:extLst>
  </w16cex:commentExtensible>
  <w16cex:commentExtensible w16cex:durableId="292EF810" w16cex:dateUtc="2025-04-29T20:03:00Z">
    <w16cex:extLst>
      <w16:ext w16:uri="{CE6994B0-6A32-4C9F-8C6B-6E91EDA988CE}">
        <cr:reactions xmlns:cr="http://schemas.microsoft.com/office/comments/2020/reactions">
          <cr:reaction reactionType="1">
            <cr:reactionInfo dateUtc="2025-05-07T07:49:55Z">
              <cr:user userId="S::u3872330@anu.edu.au::9d63ef3c-a279-4a8f-8c82-02334d4c9f9a" userProvider="AD" userName="Janelle Stevenson"/>
            </cr:reactionInfo>
          </cr:reaction>
        </cr:reactions>
      </w16:ext>
    </w16cex:extLst>
  </w16cex:commentExtensible>
  <w16cex:commentExtensible w16cex:durableId="1C9CF076" w16cex:dateUtc="2025-05-05T06:15:00Z"/>
  <w16cex:commentExtensible w16cex:durableId="4A8D2FA7" w16cex:dateUtc="2025-05-05T06:15:00Z"/>
  <w16cex:commentExtensible w16cex:durableId="2338D6DA" w16cex:dateUtc="2025-05-07T07:55:00Z"/>
  <w16cex:commentExtensible w16cex:durableId="1120B413" w16cex:dateUtc="2025-05-13T09:49:00Z"/>
  <w16cex:commentExtensible w16cex:durableId="34D7E9C5" w16cex:dateUtc="2025-05-05T06:21:00Z"/>
  <w16cex:commentExtensible w16cex:durableId="3F36EC35" w16cex:dateUtc="2025-05-07T07:58:00Z"/>
  <w16cex:commentExtensible w16cex:durableId="6F561654" w16cex:dateUtc="2025-05-05T05:48:00Z"/>
  <w16cex:commentExtensible w16cex:durableId="4F7F389A" w16cex:dateUtc="2025-05-07T08:05:00Z"/>
  <w16cex:commentExtensible w16cex:durableId="36E5770D" w16cex:dateUtc="2025-05-01T10:24:00Z"/>
  <w16cex:commentExtensible w16cex:durableId="7EA5637F" w16cex:dateUtc="2025-05-05T06:13:00Z">
    <w16cex:extLst>
      <w16:ext w16:uri="{CE6994B0-6A32-4C9F-8C6B-6E91EDA988CE}">
        <cr:reactions xmlns:cr="http://schemas.microsoft.com/office/comments/2020/reactions">
          <cr:reaction reactionType="1">
            <cr:reactionInfo dateUtc="2025-05-13T10:12:12Z">
              <cr:user userId="4f8718aa5bc8d698" userProvider="Windows Live" userName="Annie Kraehe"/>
            </cr:reactionInfo>
          </cr:reaction>
        </cr:reactions>
      </w16:ext>
    </w16cex:extLst>
  </w16cex:commentExtensible>
  <w16cex:commentExtensible w16cex:durableId="15071B8D" w16cex:dateUtc="2025-05-07T07:52:00Z"/>
  <w16cex:commentExtensible w16cex:durableId="4473AD55" w16cex:dateUtc="2025-05-07T08:05:00Z"/>
  <w16cex:commentExtensible w16cex:durableId="0A427321" w16cex:dateUtc="2025-04-29T20:03:00Z"/>
  <w16cex:commentExtensible w16cex:durableId="2DD86E0C" w16cex:dateUtc="2025-04-30T04:40:00Z"/>
  <w16cex:commentExtensible w16cex:durableId="7E7E6401" w16cex:dateUtc="2025-05-05T06:13:00Z"/>
  <w16cex:commentExtensible w16cex:durableId="5F1AB42E" w16cex:dateUtc="2025-05-07T07:53:00Z"/>
  <w16cex:commentExtensible w16cex:durableId="17492FE0" w16cex:dateUtc="2025-05-05T06:36:00Z"/>
  <w16cex:commentExtensible w16cex:durableId="77A556B1" w16cex:dateUtc="2025-05-07T08:09:00Z"/>
  <w16cex:commentExtensible w16cex:durableId="1F34D6A0" w16cex:dateUtc="2025-05-05T06:40:00Z"/>
  <w16cex:commentExtensible w16cex:durableId="5C7F6C2A" w16cex:dateUtc="2025-05-07T08:11:00Z"/>
  <w16cex:commentExtensible w16cex:durableId="4F4907ED" w16cex:dateUtc="2025-05-15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EB6B5E" w16cid:durableId="05B62349"/>
  <w16cid:commentId w16cid:paraId="0F401BDC" w16cid:durableId="67441F86"/>
  <w16cid:commentId w16cid:paraId="3DF3B99B" w16cid:durableId="735BD162"/>
  <w16cid:commentId w16cid:paraId="70A404DB" w16cid:durableId="7B1B8B8D"/>
  <w16cid:commentId w16cid:paraId="07F9514E" w16cid:durableId="0F65FE9C"/>
  <w16cid:commentId w16cid:paraId="35FE3A18" w16cid:durableId="23565627"/>
  <w16cid:commentId w16cid:paraId="6172D955" w16cid:durableId="18625171"/>
  <w16cid:commentId w16cid:paraId="7B71CF4D" w16cid:durableId="6EA0F7BD"/>
  <w16cid:commentId w16cid:paraId="450D397B" w16cid:durableId="55273247"/>
  <w16cid:commentId w16cid:paraId="5CE59386" w16cid:durableId="31899BC7"/>
  <w16cid:commentId w16cid:paraId="2BDEC1CD" w16cid:durableId="7A11823F"/>
  <w16cid:commentId w16cid:paraId="3D2B788A" w16cid:durableId="63997E86"/>
  <w16cid:commentId w16cid:paraId="470EF0BE" w16cid:durableId="13EB721D"/>
  <w16cid:commentId w16cid:paraId="63384417" w16cid:durableId="56D32B9F"/>
  <w16cid:commentId w16cid:paraId="5B12C5C3" w16cid:durableId="63AFC029"/>
  <w16cid:commentId w16cid:paraId="36429C48" w16cid:durableId="1B6559D4"/>
  <w16cid:commentId w16cid:paraId="7683C36D" w16cid:durableId="0E09B125"/>
  <w16cid:commentId w16cid:paraId="3D5BD79D" w16cid:durableId="7342D6B8"/>
  <w16cid:commentId w16cid:paraId="5A974E91" w16cid:durableId="6831B436"/>
  <w16cid:commentId w16cid:paraId="181B90BD" w16cid:durableId="00A57407"/>
  <w16cid:commentId w16cid:paraId="69DA003C" w16cid:durableId="3BE6BF04"/>
  <w16cid:commentId w16cid:paraId="74AD7DAC" w16cid:durableId="0F5AB81C"/>
  <w16cid:commentId w16cid:paraId="36198A0E" w16cid:durableId="48B365BF"/>
  <w16cid:commentId w16cid:paraId="7C8DB1B4" w16cid:durableId="26EB7307"/>
  <w16cid:commentId w16cid:paraId="2E3C256C" w16cid:durableId="4E99846B"/>
  <w16cid:commentId w16cid:paraId="44B74870" w16cid:durableId="21739873"/>
  <w16cid:commentId w16cid:paraId="67D5FAC2" w16cid:durableId="4D3359FD"/>
  <w16cid:commentId w16cid:paraId="2647F822" w16cid:durableId="292EF810"/>
  <w16cid:commentId w16cid:paraId="00F4CBAA" w16cid:durableId="1C9CF076"/>
  <w16cid:commentId w16cid:paraId="4A35F753" w16cid:durableId="4A8D2FA7"/>
  <w16cid:commentId w16cid:paraId="135DF855" w16cid:durableId="2338D6DA"/>
  <w16cid:commentId w16cid:paraId="64FC0E96" w16cid:durableId="1120B413"/>
  <w16cid:commentId w16cid:paraId="5D369DC8" w16cid:durableId="34D7E9C5"/>
  <w16cid:commentId w16cid:paraId="4332EDF6" w16cid:durableId="3F36EC35"/>
  <w16cid:commentId w16cid:paraId="3F954510" w16cid:durableId="6F561654"/>
  <w16cid:commentId w16cid:paraId="47924142" w16cid:durableId="4F7F389A"/>
  <w16cid:commentId w16cid:paraId="5F369B50" w16cid:durableId="36E5770D"/>
  <w16cid:commentId w16cid:paraId="107636FA" w16cid:durableId="7EA5637F"/>
  <w16cid:commentId w16cid:paraId="702276F2" w16cid:durableId="15071B8D"/>
  <w16cid:commentId w16cid:paraId="52C05BC5" w16cid:durableId="4473AD55"/>
  <w16cid:commentId w16cid:paraId="766AD406" w16cid:durableId="0A427321"/>
  <w16cid:commentId w16cid:paraId="7B54EEF3" w16cid:durableId="2DD86E0C"/>
  <w16cid:commentId w16cid:paraId="045FDB63" w16cid:durableId="7E7E6401"/>
  <w16cid:commentId w16cid:paraId="6C702939" w16cid:durableId="5F1AB42E"/>
  <w16cid:commentId w16cid:paraId="59D8DCE9" w16cid:durableId="17492FE0"/>
  <w16cid:commentId w16cid:paraId="7F706F1C" w16cid:durableId="77A556B1"/>
  <w16cid:commentId w16cid:paraId="3E08B7C7" w16cid:durableId="1F34D6A0"/>
  <w16cid:commentId w16cid:paraId="7906D623" w16cid:durableId="5C7F6C2A"/>
  <w16cid:commentId w16cid:paraId="75A67632" w16cid:durableId="4F4907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2523" w14:textId="77777777" w:rsidR="004631CB" w:rsidRDefault="004631CB" w:rsidP="001920F5">
      <w:r>
        <w:separator/>
      </w:r>
    </w:p>
  </w:endnote>
  <w:endnote w:type="continuationSeparator" w:id="0">
    <w:p w14:paraId="1A0DB6E4" w14:textId="77777777" w:rsidR="004631CB" w:rsidRDefault="004631CB" w:rsidP="00192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0CCF" w14:textId="77777777" w:rsidR="004631CB" w:rsidRDefault="004631CB" w:rsidP="001920F5">
      <w:r>
        <w:separator/>
      </w:r>
    </w:p>
  </w:footnote>
  <w:footnote w:type="continuationSeparator" w:id="0">
    <w:p w14:paraId="093EE196" w14:textId="77777777" w:rsidR="004631CB" w:rsidRDefault="004631CB" w:rsidP="001920F5">
      <w:r>
        <w:continuationSeparator/>
      </w:r>
    </w:p>
  </w:footnote>
  <w:footnote w:id="1">
    <w:p w14:paraId="762F4B08" w14:textId="19931B10" w:rsidR="008D5BC5" w:rsidRDefault="008D5BC5">
      <w:pPr>
        <w:pStyle w:val="FootnoteText"/>
      </w:pPr>
      <w:ins w:id="32" w:author="Annie Kraehe" w:date="2025-05-19T14:10:00Z" w16du:dateUtc="2025-05-19T04:40:00Z">
        <w:r>
          <w:rPr>
            <w:rStyle w:val="FootnoteReference"/>
          </w:rPr>
          <w:footnoteRef/>
        </w:r>
        <w:r>
          <w:t xml:space="preserve"> see vignette: https://evolecolgroup.github.io/tidysdm/articles/a1_palaeodata_application.html</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3B1"/>
    <w:multiLevelType w:val="multilevel"/>
    <w:tmpl w:val="AA0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48C9"/>
    <w:multiLevelType w:val="multilevel"/>
    <w:tmpl w:val="FD0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5F7F"/>
    <w:multiLevelType w:val="multilevel"/>
    <w:tmpl w:val="8FA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385B"/>
    <w:multiLevelType w:val="multilevel"/>
    <w:tmpl w:val="70A04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F47BC"/>
    <w:multiLevelType w:val="multilevel"/>
    <w:tmpl w:val="960A6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C0893"/>
    <w:multiLevelType w:val="multilevel"/>
    <w:tmpl w:val="3E70B6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55595"/>
    <w:multiLevelType w:val="multilevel"/>
    <w:tmpl w:val="D9B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F73EC"/>
    <w:multiLevelType w:val="multilevel"/>
    <w:tmpl w:val="CB00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F5D18"/>
    <w:multiLevelType w:val="multilevel"/>
    <w:tmpl w:val="73A6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B1F82"/>
    <w:multiLevelType w:val="multilevel"/>
    <w:tmpl w:val="C78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44525"/>
    <w:multiLevelType w:val="multilevel"/>
    <w:tmpl w:val="A86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40FC6"/>
    <w:multiLevelType w:val="multilevel"/>
    <w:tmpl w:val="C51C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423C4"/>
    <w:multiLevelType w:val="hybridMultilevel"/>
    <w:tmpl w:val="10168028"/>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2D6C318A"/>
    <w:multiLevelType w:val="multilevel"/>
    <w:tmpl w:val="5746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07352"/>
    <w:multiLevelType w:val="multilevel"/>
    <w:tmpl w:val="B9160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C70A7"/>
    <w:multiLevelType w:val="multilevel"/>
    <w:tmpl w:val="036A4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43D55"/>
    <w:multiLevelType w:val="multilevel"/>
    <w:tmpl w:val="6A4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11B33"/>
    <w:multiLevelType w:val="multilevel"/>
    <w:tmpl w:val="79D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62EC4"/>
    <w:multiLevelType w:val="multilevel"/>
    <w:tmpl w:val="B76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6023C"/>
    <w:multiLevelType w:val="multilevel"/>
    <w:tmpl w:val="DEE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D5474"/>
    <w:multiLevelType w:val="hybridMultilevel"/>
    <w:tmpl w:val="D6F869B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4D40666A"/>
    <w:multiLevelType w:val="multilevel"/>
    <w:tmpl w:val="87B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F4954"/>
    <w:multiLevelType w:val="multilevel"/>
    <w:tmpl w:val="9B1C0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B6083F"/>
    <w:multiLevelType w:val="multilevel"/>
    <w:tmpl w:val="F0F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F415C"/>
    <w:multiLevelType w:val="multilevel"/>
    <w:tmpl w:val="70A04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14700"/>
    <w:multiLevelType w:val="multilevel"/>
    <w:tmpl w:val="41BAE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3C18FD"/>
    <w:multiLevelType w:val="multilevel"/>
    <w:tmpl w:val="93EC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16D72"/>
    <w:multiLevelType w:val="multilevel"/>
    <w:tmpl w:val="03D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A170B"/>
    <w:multiLevelType w:val="multilevel"/>
    <w:tmpl w:val="52F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72F30"/>
    <w:multiLevelType w:val="multilevel"/>
    <w:tmpl w:val="F3E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81527"/>
    <w:multiLevelType w:val="multilevel"/>
    <w:tmpl w:val="758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C4A23"/>
    <w:multiLevelType w:val="multilevel"/>
    <w:tmpl w:val="BAA0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31995"/>
    <w:multiLevelType w:val="multilevel"/>
    <w:tmpl w:val="231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529FF"/>
    <w:multiLevelType w:val="multilevel"/>
    <w:tmpl w:val="A4CA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C18CC"/>
    <w:multiLevelType w:val="hybridMultilevel"/>
    <w:tmpl w:val="FFDAF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4C15F1"/>
    <w:multiLevelType w:val="multilevel"/>
    <w:tmpl w:val="CC4CF4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1C70D9"/>
    <w:multiLevelType w:val="multilevel"/>
    <w:tmpl w:val="1322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E108B"/>
    <w:multiLevelType w:val="multilevel"/>
    <w:tmpl w:val="B2E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77059"/>
    <w:multiLevelType w:val="multilevel"/>
    <w:tmpl w:val="CA000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2831AA"/>
    <w:multiLevelType w:val="multilevel"/>
    <w:tmpl w:val="0BD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50C50"/>
    <w:multiLevelType w:val="hybridMultilevel"/>
    <w:tmpl w:val="E83A95D6"/>
    <w:lvl w:ilvl="0" w:tplc="0C09000F">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16cid:durableId="238103550">
    <w:abstractNumId w:val="15"/>
  </w:num>
  <w:num w:numId="2" w16cid:durableId="260995781">
    <w:abstractNumId w:val="29"/>
  </w:num>
  <w:num w:numId="3" w16cid:durableId="742484088">
    <w:abstractNumId w:val="28"/>
  </w:num>
  <w:num w:numId="4" w16cid:durableId="1551073016">
    <w:abstractNumId w:val="4"/>
  </w:num>
  <w:num w:numId="5" w16cid:durableId="2097633250">
    <w:abstractNumId w:val="40"/>
  </w:num>
  <w:num w:numId="6" w16cid:durableId="1150906151">
    <w:abstractNumId w:val="12"/>
  </w:num>
  <w:num w:numId="7" w16cid:durableId="538444630">
    <w:abstractNumId w:val="20"/>
  </w:num>
  <w:num w:numId="8" w16cid:durableId="666372866">
    <w:abstractNumId w:val="27"/>
  </w:num>
  <w:num w:numId="9" w16cid:durableId="911357877">
    <w:abstractNumId w:val="37"/>
  </w:num>
  <w:num w:numId="10" w16cid:durableId="1287813229">
    <w:abstractNumId w:val="33"/>
  </w:num>
  <w:num w:numId="11" w16cid:durableId="76022677">
    <w:abstractNumId w:val="19"/>
  </w:num>
  <w:num w:numId="12" w16cid:durableId="1694841276">
    <w:abstractNumId w:val="7"/>
  </w:num>
  <w:num w:numId="13" w16cid:durableId="394165041">
    <w:abstractNumId w:val="9"/>
  </w:num>
  <w:num w:numId="14" w16cid:durableId="1050033498">
    <w:abstractNumId w:val="16"/>
  </w:num>
  <w:num w:numId="15" w16cid:durableId="1947271559">
    <w:abstractNumId w:val="31"/>
  </w:num>
  <w:num w:numId="16" w16cid:durableId="1927765535">
    <w:abstractNumId w:val="23"/>
  </w:num>
  <w:num w:numId="17" w16cid:durableId="248542124">
    <w:abstractNumId w:val="6"/>
  </w:num>
  <w:num w:numId="18" w16cid:durableId="1796826054">
    <w:abstractNumId w:val="22"/>
  </w:num>
  <w:num w:numId="19" w16cid:durableId="1430395432">
    <w:abstractNumId w:val="13"/>
  </w:num>
  <w:num w:numId="20" w16cid:durableId="102193755">
    <w:abstractNumId w:val="10"/>
  </w:num>
  <w:num w:numId="21" w16cid:durableId="1717854246">
    <w:abstractNumId w:val="0"/>
  </w:num>
  <w:num w:numId="22" w16cid:durableId="1103917295">
    <w:abstractNumId w:val="32"/>
  </w:num>
  <w:num w:numId="23" w16cid:durableId="1425152186">
    <w:abstractNumId w:val="25"/>
  </w:num>
  <w:num w:numId="24" w16cid:durableId="1531527136">
    <w:abstractNumId w:val="21"/>
  </w:num>
  <w:num w:numId="25" w16cid:durableId="1256864857">
    <w:abstractNumId w:val="11"/>
  </w:num>
  <w:num w:numId="26" w16cid:durableId="750011407">
    <w:abstractNumId w:val="35"/>
  </w:num>
  <w:num w:numId="27" w16cid:durableId="1692146723">
    <w:abstractNumId w:val="14"/>
  </w:num>
  <w:num w:numId="28" w16cid:durableId="1084187994">
    <w:abstractNumId w:val="5"/>
  </w:num>
  <w:num w:numId="29" w16cid:durableId="492838981">
    <w:abstractNumId w:val="38"/>
  </w:num>
  <w:num w:numId="30" w16cid:durableId="1702395767">
    <w:abstractNumId w:val="3"/>
  </w:num>
  <w:num w:numId="31" w16cid:durableId="325985600">
    <w:abstractNumId w:val="26"/>
  </w:num>
  <w:num w:numId="32" w16cid:durableId="742145681">
    <w:abstractNumId w:val="17"/>
  </w:num>
  <w:num w:numId="33" w16cid:durableId="588736343">
    <w:abstractNumId w:val="2"/>
  </w:num>
  <w:num w:numId="34" w16cid:durableId="83693905">
    <w:abstractNumId w:val="18"/>
  </w:num>
  <w:num w:numId="35" w16cid:durableId="1472557116">
    <w:abstractNumId w:val="1"/>
  </w:num>
  <w:num w:numId="36" w16cid:durableId="26755379">
    <w:abstractNumId w:val="39"/>
  </w:num>
  <w:num w:numId="37" w16cid:durableId="69934880">
    <w:abstractNumId w:val="36"/>
  </w:num>
  <w:num w:numId="38" w16cid:durableId="1719359782">
    <w:abstractNumId w:val="24"/>
  </w:num>
  <w:num w:numId="39" w16cid:durableId="325474146">
    <w:abstractNumId w:val="8"/>
  </w:num>
  <w:num w:numId="40" w16cid:durableId="1476752594">
    <w:abstractNumId w:val="34"/>
  </w:num>
  <w:num w:numId="41" w16cid:durableId="746421414">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e Kraehe">
    <w15:presenceInfo w15:providerId="Windows Live" w15:userId="4f8718aa5bc8d698"/>
  </w15:person>
  <w15:person w15:author="Vera Weisbecker">
    <w15:presenceInfo w15:providerId="AD" w15:userId="S::weis0022@flinders.edu.au::959946a5-e171-4efe-b196-a5c68071c2cf"/>
  </w15:person>
  <w15:person w15:author="Janelle Stevenson">
    <w15:presenceInfo w15:providerId="AD" w15:userId="S::u3872330@anu.edu.au::9d63ef3c-a279-4a8f-8c82-02334d4c9f9a"/>
  </w15:person>
  <w15:person w15:author="July Pilowsky">
    <w15:presenceInfo w15:providerId="Windows Live" w15:userId="b3535415bd7d8b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wsva0pt9tdf2e2v02v59toar99ttxfrsap&quot;&gt;main library&lt;record-ids&gt;&lt;item&gt;472&lt;/item&gt;&lt;item&gt;528&lt;/item&gt;&lt;item&gt;531&lt;/item&gt;&lt;item&gt;532&lt;/item&gt;&lt;item&gt;535&lt;/item&gt;&lt;item&gt;539&lt;/item&gt;&lt;item&gt;547&lt;/item&gt;&lt;item&gt;550&lt;/item&gt;&lt;item&gt;558&lt;/item&gt;&lt;item&gt;561&lt;/item&gt;&lt;item&gt;565&lt;/item&gt;&lt;item&gt;569&lt;/item&gt;&lt;item&gt;582&lt;/item&gt;&lt;item&gt;588&lt;/item&gt;&lt;item&gt;596&lt;/item&gt;&lt;item&gt;598&lt;/item&gt;&lt;item&gt;729&lt;/item&gt;&lt;item&gt;730&lt;/item&gt;&lt;item&gt;731&lt;/item&gt;&lt;item&gt;742&lt;/item&gt;&lt;item&gt;1021&lt;/item&gt;&lt;item&gt;1022&lt;/item&gt;&lt;item&gt;1038&lt;/item&gt;&lt;item&gt;1040&lt;/item&gt;&lt;item&gt;1041&lt;/item&gt;&lt;item&gt;1099&lt;/item&gt;&lt;item&gt;1108&lt;/item&gt;&lt;item&gt;1197&lt;/item&gt;&lt;item&gt;1198&lt;/item&gt;&lt;item&gt;1217&lt;/item&gt;&lt;item&gt;1218&lt;/item&gt;&lt;item&gt;1229&lt;/item&gt;&lt;item&gt;1231&lt;/item&gt;&lt;item&gt;1233&lt;/item&gt;&lt;item&gt;1234&lt;/item&gt;&lt;item&gt;1241&lt;/item&gt;&lt;item&gt;1253&lt;/item&gt;&lt;item&gt;1265&lt;/item&gt;&lt;item&gt;1281&lt;/item&gt;&lt;item&gt;1285&lt;/item&gt;&lt;item&gt;1287&lt;/item&gt;&lt;item&gt;1288&lt;/item&gt;&lt;item&gt;1290&lt;/item&gt;&lt;item&gt;1293&lt;/item&gt;&lt;item&gt;1294&lt;/item&gt;&lt;item&gt;1295&lt;/item&gt;&lt;item&gt;1297&lt;/item&gt;&lt;item&gt;1298&lt;/item&gt;&lt;item&gt;1299&lt;/item&gt;&lt;item&gt;1305&lt;/item&gt;&lt;item&gt;1306&lt;/item&gt;&lt;item&gt;1307&lt;/item&gt;&lt;item&gt;1309&lt;/item&gt;&lt;item&gt;1495&lt;/item&gt;&lt;item&gt;1498&lt;/item&gt;&lt;item&gt;1505&lt;/item&gt;&lt;item&gt;1520&lt;/item&gt;&lt;item&gt;1524&lt;/item&gt;&lt;item&gt;1528&lt;/item&gt;&lt;item&gt;1529&lt;/item&gt;&lt;item&gt;1530&lt;/item&gt;&lt;item&gt;1531&lt;/item&gt;&lt;item&gt;1532&lt;/item&gt;&lt;item&gt;1533&lt;/item&gt;&lt;item&gt;1534&lt;/item&gt;&lt;item&gt;1535&lt;/item&gt;&lt;item&gt;1536&lt;/item&gt;&lt;item&gt;1538&lt;/item&gt;&lt;item&gt;1539&lt;/item&gt;&lt;item&gt;1541&lt;/item&gt;&lt;item&gt;1542&lt;/item&gt;&lt;item&gt;1543&lt;/item&gt;&lt;item&gt;1545&lt;/item&gt;&lt;item&gt;1550&lt;/item&gt;&lt;/record-ids&gt;&lt;/item&gt;&lt;item db-id=&quot;re2war52eza5rdewpp2v0stjxwv5v9f02wt5&quot;&gt;R refrences&lt;record-ids&gt;&lt;item&gt;8&lt;/item&gt;&lt;item&gt;19&lt;/item&gt;&lt;item&gt;21&lt;/item&gt;&lt;item&gt;23&lt;/item&gt;&lt;item&gt;26&lt;/item&gt;&lt;item&gt;28&lt;/item&gt;&lt;item&gt;29&lt;/item&gt;&lt;item&gt;32&lt;/item&gt;&lt;item&gt;35&lt;/item&gt;&lt;item&gt;36&lt;/item&gt;&lt;item&gt;37&lt;/item&gt;&lt;item&gt;41&lt;/item&gt;&lt;item&gt;42&lt;/item&gt;&lt;item&gt;44&lt;/item&gt;&lt;item&gt;49&lt;/item&gt;&lt;item&gt;66&lt;/item&gt;&lt;item&gt;67&lt;/item&gt;&lt;/record-ids&gt;&lt;/item&gt;&lt;/Libraries&gt;"/>
  </w:docVars>
  <w:rsids>
    <w:rsidRoot w:val="008C11AC"/>
    <w:rsid w:val="0000322B"/>
    <w:rsid w:val="000032CC"/>
    <w:rsid w:val="000067E0"/>
    <w:rsid w:val="000073C2"/>
    <w:rsid w:val="00011408"/>
    <w:rsid w:val="00013ADD"/>
    <w:rsid w:val="00021D9F"/>
    <w:rsid w:val="00025D9C"/>
    <w:rsid w:val="00026960"/>
    <w:rsid w:val="00027222"/>
    <w:rsid w:val="00032A13"/>
    <w:rsid w:val="000339FD"/>
    <w:rsid w:val="000342DB"/>
    <w:rsid w:val="00034C96"/>
    <w:rsid w:val="0003660E"/>
    <w:rsid w:val="00051F1B"/>
    <w:rsid w:val="00052E9D"/>
    <w:rsid w:val="00053858"/>
    <w:rsid w:val="0005453E"/>
    <w:rsid w:val="0005577F"/>
    <w:rsid w:val="00056259"/>
    <w:rsid w:val="000562E5"/>
    <w:rsid w:val="00057AA7"/>
    <w:rsid w:val="000607AF"/>
    <w:rsid w:val="00061863"/>
    <w:rsid w:val="00062C24"/>
    <w:rsid w:val="00063FA8"/>
    <w:rsid w:val="0006760F"/>
    <w:rsid w:val="00067857"/>
    <w:rsid w:val="00070224"/>
    <w:rsid w:val="000712BE"/>
    <w:rsid w:val="000731EF"/>
    <w:rsid w:val="0007369B"/>
    <w:rsid w:val="00087612"/>
    <w:rsid w:val="00087C66"/>
    <w:rsid w:val="00087E5D"/>
    <w:rsid w:val="00093735"/>
    <w:rsid w:val="0009727F"/>
    <w:rsid w:val="0009746D"/>
    <w:rsid w:val="000979DE"/>
    <w:rsid w:val="000A287C"/>
    <w:rsid w:val="000A7884"/>
    <w:rsid w:val="000A7A13"/>
    <w:rsid w:val="000B25EB"/>
    <w:rsid w:val="000B2FA1"/>
    <w:rsid w:val="000B3BE7"/>
    <w:rsid w:val="000B3DAF"/>
    <w:rsid w:val="000B46FB"/>
    <w:rsid w:val="000B6E4F"/>
    <w:rsid w:val="000B7BF3"/>
    <w:rsid w:val="000C49ED"/>
    <w:rsid w:val="000C7155"/>
    <w:rsid w:val="000D0A4C"/>
    <w:rsid w:val="000D1870"/>
    <w:rsid w:val="000D1EA7"/>
    <w:rsid w:val="000D524A"/>
    <w:rsid w:val="000D5818"/>
    <w:rsid w:val="000E00AE"/>
    <w:rsid w:val="000E11A7"/>
    <w:rsid w:val="000E6942"/>
    <w:rsid w:val="000E723F"/>
    <w:rsid w:val="000F0892"/>
    <w:rsid w:val="000F1491"/>
    <w:rsid w:val="000F3A0B"/>
    <w:rsid w:val="0010082F"/>
    <w:rsid w:val="0010496B"/>
    <w:rsid w:val="00107372"/>
    <w:rsid w:val="00110298"/>
    <w:rsid w:val="00110D18"/>
    <w:rsid w:val="00110EFB"/>
    <w:rsid w:val="001154B4"/>
    <w:rsid w:val="00117169"/>
    <w:rsid w:val="0011724F"/>
    <w:rsid w:val="001221E0"/>
    <w:rsid w:val="0012312E"/>
    <w:rsid w:val="00123B65"/>
    <w:rsid w:val="00124289"/>
    <w:rsid w:val="001303BC"/>
    <w:rsid w:val="001318C4"/>
    <w:rsid w:val="00132DE6"/>
    <w:rsid w:val="00134B85"/>
    <w:rsid w:val="00135155"/>
    <w:rsid w:val="0013550A"/>
    <w:rsid w:val="0013794A"/>
    <w:rsid w:val="001415CB"/>
    <w:rsid w:val="00144C17"/>
    <w:rsid w:val="00144E6F"/>
    <w:rsid w:val="00151F6F"/>
    <w:rsid w:val="00152171"/>
    <w:rsid w:val="001605A7"/>
    <w:rsid w:val="00160E49"/>
    <w:rsid w:val="00165AA6"/>
    <w:rsid w:val="00172209"/>
    <w:rsid w:val="001809A7"/>
    <w:rsid w:val="00184571"/>
    <w:rsid w:val="00186E0E"/>
    <w:rsid w:val="001920F5"/>
    <w:rsid w:val="0019535D"/>
    <w:rsid w:val="00196AB5"/>
    <w:rsid w:val="00197302"/>
    <w:rsid w:val="001A4799"/>
    <w:rsid w:val="001A658E"/>
    <w:rsid w:val="001B03EA"/>
    <w:rsid w:val="001B3A08"/>
    <w:rsid w:val="001B6662"/>
    <w:rsid w:val="001B6F07"/>
    <w:rsid w:val="001B7172"/>
    <w:rsid w:val="001C2741"/>
    <w:rsid w:val="001C2ABE"/>
    <w:rsid w:val="001C5F9E"/>
    <w:rsid w:val="001C6C3C"/>
    <w:rsid w:val="001C7124"/>
    <w:rsid w:val="001C7E3F"/>
    <w:rsid w:val="001D0705"/>
    <w:rsid w:val="001D1E95"/>
    <w:rsid w:val="001D2801"/>
    <w:rsid w:val="001D396C"/>
    <w:rsid w:val="001D443E"/>
    <w:rsid w:val="001D4B5D"/>
    <w:rsid w:val="001D57E9"/>
    <w:rsid w:val="001E4115"/>
    <w:rsid w:val="001E57AD"/>
    <w:rsid w:val="001E79FF"/>
    <w:rsid w:val="001F0296"/>
    <w:rsid w:val="001F130D"/>
    <w:rsid w:val="001F4096"/>
    <w:rsid w:val="001F6BF0"/>
    <w:rsid w:val="0020032C"/>
    <w:rsid w:val="0020150F"/>
    <w:rsid w:val="00201BF8"/>
    <w:rsid w:val="00202285"/>
    <w:rsid w:val="00202570"/>
    <w:rsid w:val="00206E18"/>
    <w:rsid w:val="00214A2C"/>
    <w:rsid w:val="00215784"/>
    <w:rsid w:val="0021764F"/>
    <w:rsid w:val="0022229B"/>
    <w:rsid w:val="00230054"/>
    <w:rsid w:val="00230707"/>
    <w:rsid w:val="00230D24"/>
    <w:rsid w:val="0023435A"/>
    <w:rsid w:val="002343AC"/>
    <w:rsid w:val="0023447D"/>
    <w:rsid w:val="00234F20"/>
    <w:rsid w:val="00236128"/>
    <w:rsid w:val="002414D0"/>
    <w:rsid w:val="00242269"/>
    <w:rsid w:val="00243E75"/>
    <w:rsid w:val="00244001"/>
    <w:rsid w:val="00245775"/>
    <w:rsid w:val="0025312B"/>
    <w:rsid w:val="0025536B"/>
    <w:rsid w:val="002601CC"/>
    <w:rsid w:val="002613B4"/>
    <w:rsid w:val="00265AF8"/>
    <w:rsid w:val="002669F8"/>
    <w:rsid w:val="00277861"/>
    <w:rsid w:val="00280A6A"/>
    <w:rsid w:val="00280BFE"/>
    <w:rsid w:val="00284DDF"/>
    <w:rsid w:val="002877AD"/>
    <w:rsid w:val="0029156B"/>
    <w:rsid w:val="00292E6F"/>
    <w:rsid w:val="002934B3"/>
    <w:rsid w:val="00296F49"/>
    <w:rsid w:val="00297728"/>
    <w:rsid w:val="00297F65"/>
    <w:rsid w:val="002A2748"/>
    <w:rsid w:val="002A28D4"/>
    <w:rsid w:val="002A2DF1"/>
    <w:rsid w:val="002A5AA4"/>
    <w:rsid w:val="002A6331"/>
    <w:rsid w:val="002A7C2C"/>
    <w:rsid w:val="002B0A56"/>
    <w:rsid w:val="002B3523"/>
    <w:rsid w:val="002B39A7"/>
    <w:rsid w:val="002B3ED2"/>
    <w:rsid w:val="002B47C9"/>
    <w:rsid w:val="002B5283"/>
    <w:rsid w:val="002B7538"/>
    <w:rsid w:val="002C18C9"/>
    <w:rsid w:val="002C1B1C"/>
    <w:rsid w:val="002C4DDB"/>
    <w:rsid w:val="002C7A7B"/>
    <w:rsid w:val="002D2DC9"/>
    <w:rsid w:val="002D3C4D"/>
    <w:rsid w:val="002D773B"/>
    <w:rsid w:val="002D7946"/>
    <w:rsid w:val="002D7A77"/>
    <w:rsid w:val="002E1B74"/>
    <w:rsid w:val="002E408A"/>
    <w:rsid w:val="002E42AA"/>
    <w:rsid w:val="002F315B"/>
    <w:rsid w:val="002F373C"/>
    <w:rsid w:val="002F4890"/>
    <w:rsid w:val="002F69FB"/>
    <w:rsid w:val="002F7CA7"/>
    <w:rsid w:val="002F7FC6"/>
    <w:rsid w:val="00300005"/>
    <w:rsid w:val="0030360D"/>
    <w:rsid w:val="00306A7C"/>
    <w:rsid w:val="00306C12"/>
    <w:rsid w:val="00311000"/>
    <w:rsid w:val="003124A1"/>
    <w:rsid w:val="0031755A"/>
    <w:rsid w:val="003218C0"/>
    <w:rsid w:val="00322590"/>
    <w:rsid w:val="00323249"/>
    <w:rsid w:val="003249C6"/>
    <w:rsid w:val="00325EBD"/>
    <w:rsid w:val="00332ACD"/>
    <w:rsid w:val="003346FC"/>
    <w:rsid w:val="00340D1C"/>
    <w:rsid w:val="0034456F"/>
    <w:rsid w:val="00346145"/>
    <w:rsid w:val="00346CE6"/>
    <w:rsid w:val="003510CF"/>
    <w:rsid w:val="00351210"/>
    <w:rsid w:val="003517A4"/>
    <w:rsid w:val="00355453"/>
    <w:rsid w:val="003557BF"/>
    <w:rsid w:val="00355E65"/>
    <w:rsid w:val="00357944"/>
    <w:rsid w:val="00360949"/>
    <w:rsid w:val="00362D61"/>
    <w:rsid w:val="0036300F"/>
    <w:rsid w:val="003657E6"/>
    <w:rsid w:val="003709B4"/>
    <w:rsid w:val="003728DC"/>
    <w:rsid w:val="0037558B"/>
    <w:rsid w:val="003764FE"/>
    <w:rsid w:val="003767C8"/>
    <w:rsid w:val="003803CD"/>
    <w:rsid w:val="00382FFB"/>
    <w:rsid w:val="00383BA6"/>
    <w:rsid w:val="00384688"/>
    <w:rsid w:val="003851E9"/>
    <w:rsid w:val="0038607C"/>
    <w:rsid w:val="00387811"/>
    <w:rsid w:val="00390512"/>
    <w:rsid w:val="00391CFF"/>
    <w:rsid w:val="00394A55"/>
    <w:rsid w:val="00396E36"/>
    <w:rsid w:val="003A08ED"/>
    <w:rsid w:val="003A11EC"/>
    <w:rsid w:val="003A2686"/>
    <w:rsid w:val="003B091B"/>
    <w:rsid w:val="003B295A"/>
    <w:rsid w:val="003B2B75"/>
    <w:rsid w:val="003B46A6"/>
    <w:rsid w:val="003B522D"/>
    <w:rsid w:val="003C4687"/>
    <w:rsid w:val="003D1B00"/>
    <w:rsid w:val="003D1F65"/>
    <w:rsid w:val="003D31DA"/>
    <w:rsid w:val="003D3F21"/>
    <w:rsid w:val="003D7CC6"/>
    <w:rsid w:val="003E0FC2"/>
    <w:rsid w:val="003E29FF"/>
    <w:rsid w:val="003E4C16"/>
    <w:rsid w:val="003E4EF4"/>
    <w:rsid w:val="003E5BAD"/>
    <w:rsid w:val="003F3B15"/>
    <w:rsid w:val="003F3E75"/>
    <w:rsid w:val="003F6DE9"/>
    <w:rsid w:val="003F77E0"/>
    <w:rsid w:val="003F78B9"/>
    <w:rsid w:val="004069D7"/>
    <w:rsid w:val="00410CA7"/>
    <w:rsid w:val="00411E62"/>
    <w:rsid w:val="00412668"/>
    <w:rsid w:val="0041396D"/>
    <w:rsid w:val="00414C05"/>
    <w:rsid w:val="00415B53"/>
    <w:rsid w:val="00416D92"/>
    <w:rsid w:val="00420D3C"/>
    <w:rsid w:val="00420E68"/>
    <w:rsid w:val="004239DE"/>
    <w:rsid w:val="004252AD"/>
    <w:rsid w:val="004337AE"/>
    <w:rsid w:val="00440AFA"/>
    <w:rsid w:val="00441567"/>
    <w:rsid w:val="00444A3A"/>
    <w:rsid w:val="00446712"/>
    <w:rsid w:val="004508A4"/>
    <w:rsid w:val="00451441"/>
    <w:rsid w:val="00451869"/>
    <w:rsid w:val="00452AF1"/>
    <w:rsid w:val="004535BF"/>
    <w:rsid w:val="0045442A"/>
    <w:rsid w:val="004564DB"/>
    <w:rsid w:val="00456FBB"/>
    <w:rsid w:val="00461D5F"/>
    <w:rsid w:val="004631CB"/>
    <w:rsid w:val="004633C7"/>
    <w:rsid w:val="00470811"/>
    <w:rsid w:val="00470928"/>
    <w:rsid w:val="00471597"/>
    <w:rsid w:val="0047308A"/>
    <w:rsid w:val="00473103"/>
    <w:rsid w:val="00474D8E"/>
    <w:rsid w:val="00476CC3"/>
    <w:rsid w:val="004800F9"/>
    <w:rsid w:val="00485ED5"/>
    <w:rsid w:val="0048673C"/>
    <w:rsid w:val="00492631"/>
    <w:rsid w:val="0049412B"/>
    <w:rsid w:val="00495907"/>
    <w:rsid w:val="00496CB9"/>
    <w:rsid w:val="00497970"/>
    <w:rsid w:val="004A0817"/>
    <w:rsid w:val="004A7FE9"/>
    <w:rsid w:val="004B0AD8"/>
    <w:rsid w:val="004B2E3D"/>
    <w:rsid w:val="004B327D"/>
    <w:rsid w:val="004B5259"/>
    <w:rsid w:val="004B5918"/>
    <w:rsid w:val="004B5B64"/>
    <w:rsid w:val="004B5F7D"/>
    <w:rsid w:val="004B71C9"/>
    <w:rsid w:val="004C02D0"/>
    <w:rsid w:val="004C0B0C"/>
    <w:rsid w:val="004C1BE9"/>
    <w:rsid w:val="004C3507"/>
    <w:rsid w:val="004C3E08"/>
    <w:rsid w:val="004C57C0"/>
    <w:rsid w:val="004C5D3E"/>
    <w:rsid w:val="004C6671"/>
    <w:rsid w:val="004D0BB5"/>
    <w:rsid w:val="004D39B7"/>
    <w:rsid w:val="004D7899"/>
    <w:rsid w:val="004E0AB4"/>
    <w:rsid w:val="004E1BDD"/>
    <w:rsid w:val="004E230A"/>
    <w:rsid w:val="004E532B"/>
    <w:rsid w:val="004E5DBE"/>
    <w:rsid w:val="004F1727"/>
    <w:rsid w:val="004F19BB"/>
    <w:rsid w:val="004F4575"/>
    <w:rsid w:val="004F6910"/>
    <w:rsid w:val="004F7DDA"/>
    <w:rsid w:val="005027AA"/>
    <w:rsid w:val="00503ADB"/>
    <w:rsid w:val="00503E66"/>
    <w:rsid w:val="005044E0"/>
    <w:rsid w:val="00505373"/>
    <w:rsid w:val="005114B5"/>
    <w:rsid w:val="005138BD"/>
    <w:rsid w:val="00514F36"/>
    <w:rsid w:val="00520E3B"/>
    <w:rsid w:val="0052204A"/>
    <w:rsid w:val="0052264E"/>
    <w:rsid w:val="00523BD8"/>
    <w:rsid w:val="00523E07"/>
    <w:rsid w:val="00530199"/>
    <w:rsid w:val="00532B9D"/>
    <w:rsid w:val="00534517"/>
    <w:rsid w:val="005362D7"/>
    <w:rsid w:val="00536892"/>
    <w:rsid w:val="005371D0"/>
    <w:rsid w:val="0054303E"/>
    <w:rsid w:val="00545F32"/>
    <w:rsid w:val="00553BB8"/>
    <w:rsid w:val="00556EAA"/>
    <w:rsid w:val="005636AD"/>
    <w:rsid w:val="005651E4"/>
    <w:rsid w:val="00565448"/>
    <w:rsid w:val="00565680"/>
    <w:rsid w:val="00565735"/>
    <w:rsid w:val="005737CB"/>
    <w:rsid w:val="00577C83"/>
    <w:rsid w:val="00581819"/>
    <w:rsid w:val="00582A48"/>
    <w:rsid w:val="005866AD"/>
    <w:rsid w:val="00591060"/>
    <w:rsid w:val="0059204E"/>
    <w:rsid w:val="00592643"/>
    <w:rsid w:val="005A0E1E"/>
    <w:rsid w:val="005A0E77"/>
    <w:rsid w:val="005A0EBE"/>
    <w:rsid w:val="005A5320"/>
    <w:rsid w:val="005A55F6"/>
    <w:rsid w:val="005B04E6"/>
    <w:rsid w:val="005B0922"/>
    <w:rsid w:val="005B3F74"/>
    <w:rsid w:val="005B4402"/>
    <w:rsid w:val="005B44D5"/>
    <w:rsid w:val="005C0F0D"/>
    <w:rsid w:val="005C3504"/>
    <w:rsid w:val="005D1EE0"/>
    <w:rsid w:val="005D2C44"/>
    <w:rsid w:val="005D518F"/>
    <w:rsid w:val="005D5D33"/>
    <w:rsid w:val="005E09C4"/>
    <w:rsid w:val="005E254C"/>
    <w:rsid w:val="005E2BC0"/>
    <w:rsid w:val="005E39FA"/>
    <w:rsid w:val="005E6E6F"/>
    <w:rsid w:val="005F1BC5"/>
    <w:rsid w:val="005F2E8E"/>
    <w:rsid w:val="005F443C"/>
    <w:rsid w:val="005F4573"/>
    <w:rsid w:val="005F4E8D"/>
    <w:rsid w:val="005F5A84"/>
    <w:rsid w:val="005F61D9"/>
    <w:rsid w:val="005F7208"/>
    <w:rsid w:val="00601E3E"/>
    <w:rsid w:val="0060517D"/>
    <w:rsid w:val="00607603"/>
    <w:rsid w:val="006079DE"/>
    <w:rsid w:val="00610C4A"/>
    <w:rsid w:val="00612C5C"/>
    <w:rsid w:val="00615C33"/>
    <w:rsid w:val="00615E21"/>
    <w:rsid w:val="00621B89"/>
    <w:rsid w:val="00621FE8"/>
    <w:rsid w:val="006247AD"/>
    <w:rsid w:val="00626A47"/>
    <w:rsid w:val="00630B77"/>
    <w:rsid w:val="00632825"/>
    <w:rsid w:val="00642556"/>
    <w:rsid w:val="006440AA"/>
    <w:rsid w:val="006476D3"/>
    <w:rsid w:val="006501F5"/>
    <w:rsid w:val="006505F4"/>
    <w:rsid w:val="006509D6"/>
    <w:rsid w:val="00654976"/>
    <w:rsid w:val="00657F9F"/>
    <w:rsid w:val="006632FA"/>
    <w:rsid w:val="00665144"/>
    <w:rsid w:val="00666DA4"/>
    <w:rsid w:val="00670F2A"/>
    <w:rsid w:val="00671550"/>
    <w:rsid w:val="00672195"/>
    <w:rsid w:val="00676067"/>
    <w:rsid w:val="00676B54"/>
    <w:rsid w:val="006770B0"/>
    <w:rsid w:val="00677588"/>
    <w:rsid w:val="00677926"/>
    <w:rsid w:val="0068010D"/>
    <w:rsid w:val="00684DD5"/>
    <w:rsid w:val="006855D4"/>
    <w:rsid w:val="00686AB6"/>
    <w:rsid w:val="00692ABF"/>
    <w:rsid w:val="00696A9E"/>
    <w:rsid w:val="006A1797"/>
    <w:rsid w:val="006A4F4E"/>
    <w:rsid w:val="006A5A8F"/>
    <w:rsid w:val="006B0797"/>
    <w:rsid w:val="006B449E"/>
    <w:rsid w:val="006B4CD4"/>
    <w:rsid w:val="006B64AD"/>
    <w:rsid w:val="006B73F8"/>
    <w:rsid w:val="006C33E7"/>
    <w:rsid w:val="006C52E5"/>
    <w:rsid w:val="006C5598"/>
    <w:rsid w:val="006C5B0C"/>
    <w:rsid w:val="006C620A"/>
    <w:rsid w:val="006C6E29"/>
    <w:rsid w:val="006C76CE"/>
    <w:rsid w:val="006D14C7"/>
    <w:rsid w:val="006D5C11"/>
    <w:rsid w:val="006D6B43"/>
    <w:rsid w:val="006E191C"/>
    <w:rsid w:val="006E2422"/>
    <w:rsid w:val="006E2869"/>
    <w:rsid w:val="006E3876"/>
    <w:rsid w:val="006E5CBC"/>
    <w:rsid w:val="006E63F7"/>
    <w:rsid w:val="006E7362"/>
    <w:rsid w:val="006F059C"/>
    <w:rsid w:val="006F4004"/>
    <w:rsid w:val="0070230C"/>
    <w:rsid w:val="00702565"/>
    <w:rsid w:val="00705FF0"/>
    <w:rsid w:val="0070606F"/>
    <w:rsid w:val="007102C1"/>
    <w:rsid w:val="00711BF6"/>
    <w:rsid w:val="0071321A"/>
    <w:rsid w:val="00714476"/>
    <w:rsid w:val="0071513A"/>
    <w:rsid w:val="007164AD"/>
    <w:rsid w:val="007179F3"/>
    <w:rsid w:val="007227FD"/>
    <w:rsid w:val="0073246D"/>
    <w:rsid w:val="0073288A"/>
    <w:rsid w:val="00736773"/>
    <w:rsid w:val="00741025"/>
    <w:rsid w:val="00744968"/>
    <w:rsid w:val="00744B26"/>
    <w:rsid w:val="00745832"/>
    <w:rsid w:val="00745C45"/>
    <w:rsid w:val="00746F20"/>
    <w:rsid w:val="0075259B"/>
    <w:rsid w:val="0075384E"/>
    <w:rsid w:val="007540FC"/>
    <w:rsid w:val="007557A8"/>
    <w:rsid w:val="00761B60"/>
    <w:rsid w:val="00774995"/>
    <w:rsid w:val="00775C89"/>
    <w:rsid w:val="007767AF"/>
    <w:rsid w:val="00777CCC"/>
    <w:rsid w:val="007803C7"/>
    <w:rsid w:val="007901B3"/>
    <w:rsid w:val="007906F2"/>
    <w:rsid w:val="00793EFF"/>
    <w:rsid w:val="007950A4"/>
    <w:rsid w:val="00796454"/>
    <w:rsid w:val="00796EC5"/>
    <w:rsid w:val="007A133F"/>
    <w:rsid w:val="007A3CBD"/>
    <w:rsid w:val="007A4CE3"/>
    <w:rsid w:val="007A4DC7"/>
    <w:rsid w:val="007A7DE2"/>
    <w:rsid w:val="007B08D9"/>
    <w:rsid w:val="007B08F3"/>
    <w:rsid w:val="007B1550"/>
    <w:rsid w:val="007B1886"/>
    <w:rsid w:val="007B27B1"/>
    <w:rsid w:val="007B34E7"/>
    <w:rsid w:val="007B3982"/>
    <w:rsid w:val="007B3F21"/>
    <w:rsid w:val="007B4044"/>
    <w:rsid w:val="007B57EB"/>
    <w:rsid w:val="007B7805"/>
    <w:rsid w:val="007C10FC"/>
    <w:rsid w:val="007C2936"/>
    <w:rsid w:val="007C3DDC"/>
    <w:rsid w:val="007C4A9F"/>
    <w:rsid w:val="007C6F42"/>
    <w:rsid w:val="007C70C9"/>
    <w:rsid w:val="007D5437"/>
    <w:rsid w:val="007E1BC6"/>
    <w:rsid w:val="007E59BC"/>
    <w:rsid w:val="007E6C76"/>
    <w:rsid w:val="007F215F"/>
    <w:rsid w:val="007F2C2C"/>
    <w:rsid w:val="007F3DF1"/>
    <w:rsid w:val="00800623"/>
    <w:rsid w:val="00802E4C"/>
    <w:rsid w:val="008045E0"/>
    <w:rsid w:val="00805879"/>
    <w:rsid w:val="00806509"/>
    <w:rsid w:val="00810B8C"/>
    <w:rsid w:val="0082274E"/>
    <w:rsid w:val="00825814"/>
    <w:rsid w:val="008323CD"/>
    <w:rsid w:val="00835E49"/>
    <w:rsid w:val="008400FF"/>
    <w:rsid w:val="00845E5A"/>
    <w:rsid w:val="0084736F"/>
    <w:rsid w:val="00850987"/>
    <w:rsid w:val="008560D9"/>
    <w:rsid w:val="00856929"/>
    <w:rsid w:val="008637C5"/>
    <w:rsid w:val="00864EE8"/>
    <w:rsid w:val="00867FA9"/>
    <w:rsid w:val="00870AA5"/>
    <w:rsid w:val="00870ACD"/>
    <w:rsid w:val="00870C04"/>
    <w:rsid w:val="00872ED6"/>
    <w:rsid w:val="0087659B"/>
    <w:rsid w:val="008766D6"/>
    <w:rsid w:val="00880BCB"/>
    <w:rsid w:val="00887BF6"/>
    <w:rsid w:val="00887E8B"/>
    <w:rsid w:val="00890AE5"/>
    <w:rsid w:val="00890F10"/>
    <w:rsid w:val="0089102C"/>
    <w:rsid w:val="00892C74"/>
    <w:rsid w:val="008960A0"/>
    <w:rsid w:val="008963F1"/>
    <w:rsid w:val="008A2989"/>
    <w:rsid w:val="008A3248"/>
    <w:rsid w:val="008A49DA"/>
    <w:rsid w:val="008B02A2"/>
    <w:rsid w:val="008B2D54"/>
    <w:rsid w:val="008B4312"/>
    <w:rsid w:val="008B4874"/>
    <w:rsid w:val="008B4924"/>
    <w:rsid w:val="008B751A"/>
    <w:rsid w:val="008C11AC"/>
    <w:rsid w:val="008C2C9B"/>
    <w:rsid w:val="008C53D7"/>
    <w:rsid w:val="008C6C98"/>
    <w:rsid w:val="008D200A"/>
    <w:rsid w:val="008D3EC0"/>
    <w:rsid w:val="008D5BC5"/>
    <w:rsid w:val="008E1CE3"/>
    <w:rsid w:val="008E389C"/>
    <w:rsid w:val="008E689E"/>
    <w:rsid w:val="008F040A"/>
    <w:rsid w:val="008F55C6"/>
    <w:rsid w:val="008F5992"/>
    <w:rsid w:val="009000F4"/>
    <w:rsid w:val="009005F9"/>
    <w:rsid w:val="0090159C"/>
    <w:rsid w:val="009061DC"/>
    <w:rsid w:val="009068E6"/>
    <w:rsid w:val="009072C6"/>
    <w:rsid w:val="0091484E"/>
    <w:rsid w:val="009157F7"/>
    <w:rsid w:val="009232B9"/>
    <w:rsid w:val="00923A94"/>
    <w:rsid w:val="00931A42"/>
    <w:rsid w:val="00932F1B"/>
    <w:rsid w:val="009344C4"/>
    <w:rsid w:val="009426D8"/>
    <w:rsid w:val="00943CC8"/>
    <w:rsid w:val="00951934"/>
    <w:rsid w:val="009531BB"/>
    <w:rsid w:val="00953763"/>
    <w:rsid w:val="0095420F"/>
    <w:rsid w:val="00954654"/>
    <w:rsid w:val="00961942"/>
    <w:rsid w:val="0096724D"/>
    <w:rsid w:val="00970216"/>
    <w:rsid w:val="00974287"/>
    <w:rsid w:val="00974855"/>
    <w:rsid w:val="00974EA7"/>
    <w:rsid w:val="00981993"/>
    <w:rsid w:val="00982168"/>
    <w:rsid w:val="00983F32"/>
    <w:rsid w:val="009859E2"/>
    <w:rsid w:val="0098768D"/>
    <w:rsid w:val="00991B15"/>
    <w:rsid w:val="00992715"/>
    <w:rsid w:val="00992855"/>
    <w:rsid w:val="00992E2D"/>
    <w:rsid w:val="00994638"/>
    <w:rsid w:val="009A02E9"/>
    <w:rsid w:val="009A5F11"/>
    <w:rsid w:val="009A6A77"/>
    <w:rsid w:val="009B015D"/>
    <w:rsid w:val="009B0554"/>
    <w:rsid w:val="009B1001"/>
    <w:rsid w:val="009B2179"/>
    <w:rsid w:val="009B48E9"/>
    <w:rsid w:val="009B4C14"/>
    <w:rsid w:val="009B6D99"/>
    <w:rsid w:val="009B7F1E"/>
    <w:rsid w:val="009C0658"/>
    <w:rsid w:val="009C3821"/>
    <w:rsid w:val="009C388B"/>
    <w:rsid w:val="009C3E25"/>
    <w:rsid w:val="009C74A0"/>
    <w:rsid w:val="009D057E"/>
    <w:rsid w:val="009E03EC"/>
    <w:rsid w:val="009E17F0"/>
    <w:rsid w:val="009E3299"/>
    <w:rsid w:val="009E6FF8"/>
    <w:rsid w:val="009E7169"/>
    <w:rsid w:val="009F0F8A"/>
    <w:rsid w:val="009F1FF2"/>
    <w:rsid w:val="009F4CE2"/>
    <w:rsid w:val="00A03DFD"/>
    <w:rsid w:val="00A04E33"/>
    <w:rsid w:val="00A0605F"/>
    <w:rsid w:val="00A06F21"/>
    <w:rsid w:val="00A071EA"/>
    <w:rsid w:val="00A07655"/>
    <w:rsid w:val="00A10888"/>
    <w:rsid w:val="00A116A9"/>
    <w:rsid w:val="00A121DD"/>
    <w:rsid w:val="00A128D2"/>
    <w:rsid w:val="00A20654"/>
    <w:rsid w:val="00A25673"/>
    <w:rsid w:val="00A26FEB"/>
    <w:rsid w:val="00A31E2A"/>
    <w:rsid w:val="00A32809"/>
    <w:rsid w:val="00A34CB0"/>
    <w:rsid w:val="00A36320"/>
    <w:rsid w:val="00A466AB"/>
    <w:rsid w:val="00A47BD1"/>
    <w:rsid w:val="00A51841"/>
    <w:rsid w:val="00A54030"/>
    <w:rsid w:val="00A54A20"/>
    <w:rsid w:val="00A651BE"/>
    <w:rsid w:val="00A65E2E"/>
    <w:rsid w:val="00A6670D"/>
    <w:rsid w:val="00A73B0F"/>
    <w:rsid w:val="00A74077"/>
    <w:rsid w:val="00A76016"/>
    <w:rsid w:val="00A7672A"/>
    <w:rsid w:val="00A76885"/>
    <w:rsid w:val="00A81991"/>
    <w:rsid w:val="00A87F29"/>
    <w:rsid w:val="00A94DBD"/>
    <w:rsid w:val="00A97569"/>
    <w:rsid w:val="00A97CDA"/>
    <w:rsid w:val="00AA0660"/>
    <w:rsid w:val="00AA19C0"/>
    <w:rsid w:val="00AA3D20"/>
    <w:rsid w:val="00AA4377"/>
    <w:rsid w:val="00AA6931"/>
    <w:rsid w:val="00AB4423"/>
    <w:rsid w:val="00AB4F6D"/>
    <w:rsid w:val="00AB7979"/>
    <w:rsid w:val="00AC1D32"/>
    <w:rsid w:val="00AD12B5"/>
    <w:rsid w:val="00AD55F7"/>
    <w:rsid w:val="00AD6452"/>
    <w:rsid w:val="00AD666B"/>
    <w:rsid w:val="00AD7035"/>
    <w:rsid w:val="00AE2BC3"/>
    <w:rsid w:val="00AE4A32"/>
    <w:rsid w:val="00AE64C7"/>
    <w:rsid w:val="00AF4596"/>
    <w:rsid w:val="00AF4B1F"/>
    <w:rsid w:val="00AF6DF1"/>
    <w:rsid w:val="00AF73CA"/>
    <w:rsid w:val="00B01D62"/>
    <w:rsid w:val="00B06459"/>
    <w:rsid w:val="00B10384"/>
    <w:rsid w:val="00B128F7"/>
    <w:rsid w:val="00B16696"/>
    <w:rsid w:val="00B1768D"/>
    <w:rsid w:val="00B201DE"/>
    <w:rsid w:val="00B235C0"/>
    <w:rsid w:val="00B27B90"/>
    <w:rsid w:val="00B312C5"/>
    <w:rsid w:val="00B36652"/>
    <w:rsid w:val="00B429FC"/>
    <w:rsid w:val="00B4477E"/>
    <w:rsid w:val="00B509AE"/>
    <w:rsid w:val="00B523FD"/>
    <w:rsid w:val="00B54102"/>
    <w:rsid w:val="00B54AFD"/>
    <w:rsid w:val="00B55160"/>
    <w:rsid w:val="00B55D4E"/>
    <w:rsid w:val="00B55F3F"/>
    <w:rsid w:val="00B56F77"/>
    <w:rsid w:val="00B57866"/>
    <w:rsid w:val="00B57879"/>
    <w:rsid w:val="00B61063"/>
    <w:rsid w:val="00B63247"/>
    <w:rsid w:val="00B66725"/>
    <w:rsid w:val="00B6693E"/>
    <w:rsid w:val="00B70B02"/>
    <w:rsid w:val="00B7267A"/>
    <w:rsid w:val="00B72CBB"/>
    <w:rsid w:val="00B764E2"/>
    <w:rsid w:val="00B77FEB"/>
    <w:rsid w:val="00B804E3"/>
    <w:rsid w:val="00B8186B"/>
    <w:rsid w:val="00B84983"/>
    <w:rsid w:val="00B91F73"/>
    <w:rsid w:val="00B95067"/>
    <w:rsid w:val="00B95AF6"/>
    <w:rsid w:val="00BA0F28"/>
    <w:rsid w:val="00BA25B8"/>
    <w:rsid w:val="00BA2E51"/>
    <w:rsid w:val="00BA4F33"/>
    <w:rsid w:val="00BA56E2"/>
    <w:rsid w:val="00BA57CF"/>
    <w:rsid w:val="00BA5CE9"/>
    <w:rsid w:val="00BA70D1"/>
    <w:rsid w:val="00BA7F10"/>
    <w:rsid w:val="00BB0B80"/>
    <w:rsid w:val="00BB1A83"/>
    <w:rsid w:val="00BB40B4"/>
    <w:rsid w:val="00BB4A3A"/>
    <w:rsid w:val="00BB4B5D"/>
    <w:rsid w:val="00BC13F1"/>
    <w:rsid w:val="00BD1733"/>
    <w:rsid w:val="00BD1D74"/>
    <w:rsid w:val="00BD3BCC"/>
    <w:rsid w:val="00BD660D"/>
    <w:rsid w:val="00BE2C76"/>
    <w:rsid w:val="00BE68D5"/>
    <w:rsid w:val="00BF0A31"/>
    <w:rsid w:val="00BF475B"/>
    <w:rsid w:val="00C00F03"/>
    <w:rsid w:val="00C01246"/>
    <w:rsid w:val="00C01356"/>
    <w:rsid w:val="00C01893"/>
    <w:rsid w:val="00C10920"/>
    <w:rsid w:val="00C11559"/>
    <w:rsid w:val="00C14423"/>
    <w:rsid w:val="00C15422"/>
    <w:rsid w:val="00C15B8A"/>
    <w:rsid w:val="00C1607A"/>
    <w:rsid w:val="00C165FA"/>
    <w:rsid w:val="00C16740"/>
    <w:rsid w:val="00C21C96"/>
    <w:rsid w:val="00C24324"/>
    <w:rsid w:val="00C25DF9"/>
    <w:rsid w:val="00C26ACA"/>
    <w:rsid w:val="00C2716E"/>
    <w:rsid w:val="00C27D42"/>
    <w:rsid w:val="00C31F75"/>
    <w:rsid w:val="00C33C41"/>
    <w:rsid w:val="00C37DE3"/>
    <w:rsid w:val="00C40D5E"/>
    <w:rsid w:val="00C43E79"/>
    <w:rsid w:val="00C44040"/>
    <w:rsid w:val="00C46537"/>
    <w:rsid w:val="00C53B9E"/>
    <w:rsid w:val="00C56293"/>
    <w:rsid w:val="00C56EAE"/>
    <w:rsid w:val="00C60C0C"/>
    <w:rsid w:val="00C636D3"/>
    <w:rsid w:val="00C646F9"/>
    <w:rsid w:val="00C660A8"/>
    <w:rsid w:val="00C66640"/>
    <w:rsid w:val="00C678C0"/>
    <w:rsid w:val="00C67B8C"/>
    <w:rsid w:val="00C70A14"/>
    <w:rsid w:val="00C7399D"/>
    <w:rsid w:val="00C74C5E"/>
    <w:rsid w:val="00C759C5"/>
    <w:rsid w:val="00C7636F"/>
    <w:rsid w:val="00C76973"/>
    <w:rsid w:val="00C80F40"/>
    <w:rsid w:val="00C81E69"/>
    <w:rsid w:val="00C82996"/>
    <w:rsid w:val="00C84B25"/>
    <w:rsid w:val="00C85C02"/>
    <w:rsid w:val="00C94F11"/>
    <w:rsid w:val="00C95DDB"/>
    <w:rsid w:val="00C97C39"/>
    <w:rsid w:val="00C97E93"/>
    <w:rsid w:val="00CA0BD8"/>
    <w:rsid w:val="00CA1DA8"/>
    <w:rsid w:val="00CA70C7"/>
    <w:rsid w:val="00CB009D"/>
    <w:rsid w:val="00CB0B2B"/>
    <w:rsid w:val="00CB1E8B"/>
    <w:rsid w:val="00CB45B6"/>
    <w:rsid w:val="00CB502F"/>
    <w:rsid w:val="00CB637A"/>
    <w:rsid w:val="00CC04BB"/>
    <w:rsid w:val="00CC0964"/>
    <w:rsid w:val="00CC1736"/>
    <w:rsid w:val="00CC17A0"/>
    <w:rsid w:val="00CC1C9F"/>
    <w:rsid w:val="00CC40C2"/>
    <w:rsid w:val="00CC481B"/>
    <w:rsid w:val="00CC49D8"/>
    <w:rsid w:val="00CC74D6"/>
    <w:rsid w:val="00CC7919"/>
    <w:rsid w:val="00CD011D"/>
    <w:rsid w:val="00CD3443"/>
    <w:rsid w:val="00CD4186"/>
    <w:rsid w:val="00CD5535"/>
    <w:rsid w:val="00CE5E06"/>
    <w:rsid w:val="00CF1DD9"/>
    <w:rsid w:val="00D008A0"/>
    <w:rsid w:val="00D04798"/>
    <w:rsid w:val="00D10B5A"/>
    <w:rsid w:val="00D11463"/>
    <w:rsid w:val="00D148F0"/>
    <w:rsid w:val="00D16DBC"/>
    <w:rsid w:val="00D1780E"/>
    <w:rsid w:val="00D20CBB"/>
    <w:rsid w:val="00D21CEB"/>
    <w:rsid w:val="00D262A2"/>
    <w:rsid w:val="00D269DB"/>
    <w:rsid w:val="00D269E9"/>
    <w:rsid w:val="00D3470C"/>
    <w:rsid w:val="00D36BF6"/>
    <w:rsid w:val="00D44C25"/>
    <w:rsid w:val="00D44FBF"/>
    <w:rsid w:val="00D52ED1"/>
    <w:rsid w:val="00D5439E"/>
    <w:rsid w:val="00D5773F"/>
    <w:rsid w:val="00D60382"/>
    <w:rsid w:val="00D6533A"/>
    <w:rsid w:val="00D7132F"/>
    <w:rsid w:val="00D80780"/>
    <w:rsid w:val="00D83AAF"/>
    <w:rsid w:val="00D8482E"/>
    <w:rsid w:val="00D855E1"/>
    <w:rsid w:val="00D8719A"/>
    <w:rsid w:val="00D87270"/>
    <w:rsid w:val="00D8788D"/>
    <w:rsid w:val="00D93B93"/>
    <w:rsid w:val="00D93C1E"/>
    <w:rsid w:val="00D962A5"/>
    <w:rsid w:val="00D976DD"/>
    <w:rsid w:val="00DA3676"/>
    <w:rsid w:val="00DA40D3"/>
    <w:rsid w:val="00DA6D4B"/>
    <w:rsid w:val="00DA7241"/>
    <w:rsid w:val="00DB04CC"/>
    <w:rsid w:val="00DB0A28"/>
    <w:rsid w:val="00DB5430"/>
    <w:rsid w:val="00DB7147"/>
    <w:rsid w:val="00DC090F"/>
    <w:rsid w:val="00DC0917"/>
    <w:rsid w:val="00DC0A87"/>
    <w:rsid w:val="00DC5079"/>
    <w:rsid w:val="00DC6958"/>
    <w:rsid w:val="00DC7FE8"/>
    <w:rsid w:val="00DD1685"/>
    <w:rsid w:val="00DD16AF"/>
    <w:rsid w:val="00DD3E5E"/>
    <w:rsid w:val="00DD4DD3"/>
    <w:rsid w:val="00DD545E"/>
    <w:rsid w:val="00DD5DD3"/>
    <w:rsid w:val="00DE00D3"/>
    <w:rsid w:val="00DE1332"/>
    <w:rsid w:val="00DE27E2"/>
    <w:rsid w:val="00DE3BD7"/>
    <w:rsid w:val="00DF3125"/>
    <w:rsid w:val="00DF3241"/>
    <w:rsid w:val="00E01FC5"/>
    <w:rsid w:val="00E11CCA"/>
    <w:rsid w:val="00E16593"/>
    <w:rsid w:val="00E16E6D"/>
    <w:rsid w:val="00E17A77"/>
    <w:rsid w:val="00E2084B"/>
    <w:rsid w:val="00E208A3"/>
    <w:rsid w:val="00E24A8A"/>
    <w:rsid w:val="00E253E9"/>
    <w:rsid w:val="00E272CA"/>
    <w:rsid w:val="00E40410"/>
    <w:rsid w:val="00E42DFB"/>
    <w:rsid w:val="00E44DD4"/>
    <w:rsid w:val="00E51A82"/>
    <w:rsid w:val="00E55782"/>
    <w:rsid w:val="00E61191"/>
    <w:rsid w:val="00E615D6"/>
    <w:rsid w:val="00E6374B"/>
    <w:rsid w:val="00E64980"/>
    <w:rsid w:val="00E70908"/>
    <w:rsid w:val="00E71ACB"/>
    <w:rsid w:val="00E72546"/>
    <w:rsid w:val="00E72CD3"/>
    <w:rsid w:val="00E74113"/>
    <w:rsid w:val="00E74A3B"/>
    <w:rsid w:val="00E76A89"/>
    <w:rsid w:val="00E77FF4"/>
    <w:rsid w:val="00E80FE8"/>
    <w:rsid w:val="00E81A4E"/>
    <w:rsid w:val="00E8361C"/>
    <w:rsid w:val="00E84D56"/>
    <w:rsid w:val="00E8567C"/>
    <w:rsid w:val="00E85EAB"/>
    <w:rsid w:val="00E8701E"/>
    <w:rsid w:val="00E90488"/>
    <w:rsid w:val="00E9418F"/>
    <w:rsid w:val="00EA314C"/>
    <w:rsid w:val="00EA56B5"/>
    <w:rsid w:val="00EB05BE"/>
    <w:rsid w:val="00EB2979"/>
    <w:rsid w:val="00EB2F7F"/>
    <w:rsid w:val="00EB5D68"/>
    <w:rsid w:val="00EB6963"/>
    <w:rsid w:val="00EC072A"/>
    <w:rsid w:val="00EC1033"/>
    <w:rsid w:val="00EC3650"/>
    <w:rsid w:val="00EC619B"/>
    <w:rsid w:val="00EC70FA"/>
    <w:rsid w:val="00EC7983"/>
    <w:rsid w:val="00ED32ED"/>
    <w:rsid w:val="00ED3CCD"/>
    <w:rsid w:val="00ED7F3C"/>
    <w:rsid w:val="00EE1AF2"/>
    <w:rsid w:val="00EE2B0D"/>
    <w:rsid w:val="00EE65FB"/>
    <w:rsid w:val="00EF35A1"/>
    <w:rsid w:val="00EF6FE7"/>
    <w:rsid w:val="00F01D1E"/>
    <w:rsid w:val="00F02866"/>
    <w:rsid w:val="00F02A6E"/>
    <w:rsid w:val="00F125C2"/>
    <w:rsid w:val="00F1469E"/>
    <w:rsid w:val="00F16C01"/>
    <w:rsid w:val="00F17511"/>
    <w:rsid w:val="00F215A7"/>
    <w:rsid w:val="00F218DF"/>
    <w:rsid w:val="00F24AF0"/>
    <w:rsid w:val="00F25A6A"/>
    <w:rsid w:val="00F26D9C"/>
    <w:rsid w:val="00F3148A"/>
    <w:rsid w:val="00F31EBA"/>
    <w:rsid w:val="00F3589D"/>
    <w:rsid w:val="00F35E24"/>
    <w:rsid w:val="00F41351"/>
    <w:rsid w:val="00F46271"/>
    <w:rsid w:val="00F52432"/>
    <w:rsid w:val="00F52E70"/>
    <w:rsid w:val="00F53B11"/>
    <w:rsid w:val="00F5762D"/>
    <w:rsid w:val="00F60378"/>
    <w:rsid w:val="00F6058B"/>
    <w:rsid w:val="00F6263B"/>
    <w:rsid w:val="00F6318A"/>
    <w:rsid w:val="00F6379E"/>
    <w:rsid w:val="00F63902"/>
    <w:rsid w:val="00F65AE0"/>
    <w:rsid w:val="00F65C84"/>
    <w:rsid w:val="00F67ED3"/>
    <w:rsid w:val="00F7019D"/>
    <w:rsid w:val="00F748CD"/>
    <w:rsid w:val="00F750F9"/>
    <w:rsid w:val="00F754E7"/>
    <w:rsid w:val="00F81305"/>
    <w:rsid w:val="00F82C8A"/>
    <w:rsid w:val="00F83B36"/>
    <w:rsid w:val="00F84140"/>
    <w:rsid w:val="00F84228"/>
    <w:rsid w:val="00F86A6C"/>
    <w:rsid w:val="00F92C80"/>
    <w:rsid w:val="00F96069"/>
    <w:rsid w:val="00FA199C"/>
    <w:rsid w:val="00FA3DC5"/>
    <w:rsid w:val="00FA7FE5"/>
    <w:rsid w:val="00FB0C29"/>
    <w:rsid w:val="00FB5CAE"/>
    <w:rsid w:val="00FC1DC1"/>
    <w:rsid w:val="00FC44AC"/>
    <w:rsid w:val="00FC7D1F"/>
    <w:rsid w:val="00FD04F0"/>
    <w:rsid w:val="00FD0C65"/>
    <w:rsid w:val="00FD2608"/>
    <w:rsid w:val="00FD2E81"/>
    <w:rsid w:val="00FD35D2"/>
    <w:rsid w:val="00FD71C9"/>
    <w:rsid w:val="00FD7F24"/>
    <w:rsid w:val="00FE0C1B"/>
    <w:rsid w:val="00FE3381"/>
    <w:rsid w:val="00FE3D9A"/>
    <w:rsid w:val="00FE4D74"/>
    <w:rsid w:val="00FF181F"/>
    <w:rsid w:val="00FF2384"/>
    <w:rsid w:val="00FF2CC5"/>
    <w:rsid w:val="00FF2E60"/>
    <w:rsid w:val="00FF42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D6F12"/>
  <w15:chartTrackingRefBased/>
  <w15:docId w15:val="{0C384738-1217-4B72-921C-142AB1D3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31"/>
    <w:pPr>
      <w:spacing w:before="100" w:beforeAutospacing="1" w:after="100" w:afterAutospacing="1" w:line="360" w:lineRule="auto"/>
    </w:pPr>
    <w:rPr>
      <w:rFonts w:eastAsia="Times New Roman" w:cs="Times New Roman"/>
      <w:kern w:val="0"/>
      <w:lang w:eastAsia="en-AU"/>
      <w14:ligatures w14:val="none"/>
    </w:rPr>
  </w:style>
  <w:style w:type="paragraph" w:styleId="Heading1">
    <w:name w:val="heading 1"/>
    <w:basedOn w:val="ListParagraph"/>
    <w:next w:val="Normal"/>
    <w:link w:val="Heading1Char"/>
    <w:uiPriority w:val="9"/>
    <w:qFormat/>
    <w:rsid w:val="00C60C0C"/>
    <w:pPr>
      <w:spacing w:after="200" w:line="276" w:lineRule="auto"/>
      <w:ind w:left="0"/>
      <w:outlineLvl w:val="0"/>
    </w:pPr>
    <w:rPr>
      <w:rFonts w:asciiTheme="majorHAnsi" w:hAnsiTheme="majorHAnsi"/>
      <w:b/>
      <w:bCs/>
      <w:sz w:val="28"/>
      <w:szCs w:val="28"/>
    </w:rPr>
  </w:style>
  <w:style w:type="paragraph" w:styleId="Heading2">
    <w:name w:val="heading 2"/>
    <w:basedOn w:val="Normal"/>
    <w:next w:val="Normal"/>
    <w:link w:val="Heading2Char"/>
    <w:autoRedefine/>
    <w:uiPriority w:val="9"/>
    <w:qFormat/>
    <w:rsid w:val="00D1780E"/>
    <w:pPr>
      <w:outlineLvl w:val="1"/>
    </w:pPr>
    <w:rPr>
      <w:rFonts w:asciiTheme="majorHAnsi" w:hAnsiTheme="majorHAnsi"/>
      <w:b/>
      <w:bCs/>
      <w:sz w:val="24"/>
      <w:szCs w:val="24"/>
    </w:rPr>
  </w:style>
  <w:style w:type="paragraph" w:styleId="Heading3">
    <w:name w:val="heading 3"/>
    <w:basedOn w:val="Normal"/>
    <w:next w:val="Normal"/>
    <w:link w:val="Heading3Char"/>
    <w:uiPriority w:val="9"/>
    <w:unhideWhenUsed/>
    <w:qFormat/>
    <w:rsid w:val="00870ACD"/>
    <w:pPr>
      <w:outlineLvl w:val="2"/>
    </w:pPr>
    <w:rPr>
      <w:b/>
      <w:bCs/>
    </w:rPr>
  </w:style>
  <w:style w:type="paragraph" w:styleId="Heading4">
    <w:name w:val="heading 4"/>
    <w:basedOn w:val="Normal"/>
    <w:next w:val="Normal"/>
    <w:link w:val="Heading4Char"/>
    <w:uiPriority w:val="9"/>
    <w:semiHidden/>
    <w:unhideWhenUsed/>
    <w:qFormat/>
    <w:rsid w:val="008C11AC"/>
    <w:pPr>
      <w:keepNext/>
      <w:keepLines/>
      <w:spacing w:before="80" w:after="40"/>
      <w:outlineLvl w:val="3"/>
    </w:pPr>
    <w:rPr>
      <w:rFonts w:eastAsiaTheme="majorEastAsia" w:cstheme="majorBidi"/>
      <w:i/>
      <w:iCs/>
      <w:color w:val="156082" w:themeColor="accent1"/>
      <w14:textFill>
        <w14:solidFill>
          <w14:schemeClr w14:val="accent1">
            <w14:lumMod w14:val="75000"/>
            <w14:lumMod w14:val="75000"/>
            <w14:lumOff w14:val="25000"/>
          </w14:schemeClr>
        </w14:solidFill>
      </w14:textFill>
    </w:rPr>
  </w:style>
  <w:style w:type="paragraph" w:styleId="Heading5">
    <w:name w:val="heading 5"/>
    <w:basedOn w:val="Normal"/>
    <w:next w:val="Normal"/>
    <w:link w:val="Heading5Char"/>
    <w:uiPriority w:val="9"/>
    <w:semiHidden/>
    <w:unhideWhenUsed/>
    <w:qFormat/>
    <w:rsid w:val="008C11AC"/>
    <w:pPr>
      <w:keepNext/>
      <w:keepLines/>
      <w:spacing w:before="80" w:after="40"/>
      <w:outlineLvl w:val="4"/>
    </w:pPr>
    <w:rPr>
      <w:rFonts w:eastAsiaTheme="majorEastAsia" w:cstheme="majorBidi"/>
      <w:color w:val="156082" w:themeColor="accent1"/>
      <w14:textFill>
        <w14:solidFill>
          <w14:schemeClr w14:val="accent1">
            <w14:lumMod w14:val="75000"/>
            <w14:lumMod w14:val="75000"/>
            <w14:lumOff w14:val="25000"/>
          </w14:schemeClr>
        </w14:solidFill>
      </w14:textFill>
    </w:rPr>
  </w:style>
  <w:style w:type="paragraph" w:styleId="Heading6">
    <w:name w:val="heading 6"/>
    <w:basedOn w:val="Normal"/>
    <w:next w:val="Normal"/>
    <w:link w:val="Heading6Char"/>
    <w:uiPriority w:val="9"/>
    <w:semiHidden/>
    <w:unhideWhenUsed/>
    <w:qFormat/>
    <w:rsid w:val="008C11AC"/>
    <w:pPr>
      <w:keepNext/>
      <w:keepLines/>
      <w:spacing w:before="40" w:after="0"/>
      <w:outlineLvl w:val="5"/>
    </w:pPr>
    <w:rPr>
      <w:rFonts w:eastAsiaTheme="majorEastAsia" w:cstheme="majorBidi"/>
      <w:i/>
      <w:iCs/>
      <w:color w:val="000000" w:themeColor="text1"/>
      <w14:textFill>
        <w14:solidFill>
          <w14:schemeClr w14:val="tx1">
            <w14:lumMod w14:val="65000"/>
            <w14:lumOff w14:val="35000"/>
            <w14:lumMod w14:val="75000"/>
            <w14:lumOff w14:val="25000"/>
          </w14:schemeClr>
        </w14:solidFill>
      </w14:textFill>
    </w:rPr>
  </w:style>
  <w:style w:type="paragraph" w:styleId="Heading7">
    <w:name w:val="heading 7"/>
    <w:basedOn w:val="Normal"/>
    <w:next w:val="Normal"/>
    <w:link w:val="Heading7Char"/>
    <w:uiPriority w:val="9"/>
    <w:semiHidden/>
    <w:unhideWhenUsed/>
    <w:qFormat/>
    <w:rsid w:val="008C11AC"/>
    <w:pPr>
      <w:keepNext/>
      <w:keepLines/>
      <w:spacing w:before="40" w:after="0"/>
      <w:outlineLvl w:val="6"/>
    </w:pPr>
    <w:rPr>
      <w:rFonts w:eastAsiaTheme="majorEastAsia" w:cstheme="majorBidi"/>
      <w:color w:val="000000" w:themeColor="text1"/>
      <w14:textFill>
        <w14:solidFill>
          <w14:schemeClr w14:val="tx1">
            <w14:lumMod w14:val="65000"/>
            <w14:lumOff w14:val="35000"/>
            <w14:lumMod w14:val="75000"/>
            <w14:lumOff w14:val="25000"/>
          </w14:schemeClr>
        </w14:solidFill>
      </w14:textFill>
    </w:rPr>
  </w:style>
  <w:style w:type="paragraph" w:styleId="Heading8">
    <w:name w:val="heading 8"/>
    <w:basedOn w:val="Normal"/>
    <w:next w:val="Normal"/>
    <w:link w:val="Heading8Char"/>
    <w:uiPriority w:val="9"/>
    <w:semiHidden/>
    <w:unhideWhenUsed/>
    <w:qFormat/>
    <w:rsid w:val="008C11AC"/>
    <w:pPr>
      <w:keepNext/>
      <w:keepLines/>
      <w:spacing w:after="0"/>
      <w:outlineLvl w:val="7"/>
    </w:pPr>
    <w:rPr>
      <w:rFonts w:eastAsiaTheme="majorEastAsia" w:cstheme="majorBidi"/>
      <w:i/>
      <w:iCs/>
      <w:color w:val="000000" w:themeColor="text1"/>
      <w14:textFill>
        <w14:solidFill>
          <w14:schemeClr w14:val="tx1">
            <w14:lumMod w14:val="85000"/>
            <w14:lumOff w14:val="15000"/>
            <w14:lumMod w14:val="75000"/>
            <w14:lumOff w14:val="25000"/>
          </w14:schemeClr>
        </w14:solidFill>
      </w14:textFill>
    </w:rPr>
  </w:style>
  <w:style w:type="paragraph" w:styleId="Heading9">
    <w:name w:val="heading 9"/>
    <w:basedOn w:val="Normal"/>
    <w:next w:val="Normal"/>
    <w:link w:val="Heading9Char"/>
    <w:uiPriority w:val="9"/>
    <w:semiHidden/>
    <w:unhideWhenUsed/>
    <w:qFormat/>
    <w:rsid w:val="008C11AC"/>
    <w:pPr>
      <w:keepNext/>
      <w:keepLines/>
      <w:spacing w:after="0"/>
      <w:outlineLvl w:val="8"/>
    </w:pPr>
    <w:rPr>
      <w:rFonts w:eastAsiaTheme="majorEastAsia" w:cstheme="majorBidi"/>
      <w:color w:val="000000" w:themeColor="text1"/>
      <w14:textFill>
        <w14:solidFill>
          <w14:schemeClr w14:val="tx1">
            <w14:lumMod w14:val="85000"/>
            <w14:lumOff w14:val="15000"/>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C0C"/>
    <w:rPr>
      <w:rFonts w:asciiTheme="majorHAnsi" w:hAnsiTheme="majorHAnsi" w:cs="Calibri"/>
      <w:b/>
      <w:bCs/>
      <w:color w:val="404040" w:themeColor="text1" w:themeTint="BF"/>
      <w:sz w:val="28"/>
      <w:szCs w:val="28"/>
    </w:rPr>
  </w:style>
  <w:style w:type="paragraph" w:styleId="ListParagraph">
    <w:name w:val="List Paragraph"/>
    <w:basedOn w:val="Normal"/>
    <w:link w:val="ListParagraphChar"/>
    <w:uiPriority w:val="34"/>
    <w:qFormat/>
    <w:rsid w:val="00684DD5"/>
    <w:pPr>
      <w:ind w:left="720"/>
      <w:contextualSpacing/>
    </w:pPr>
  </w:style>
  <w:style w:type="character" w:customStyle="1" w:styleId="Heading2Char">
    <w:name w:val="Heading 2 Char"/>
    <w:basedOn w:val="DefaultParagraphFont"/>
    <w:link w:val="Heading2"/>
    <w:uiPriority w:val="9"/>
    <w:rsid w:val="00D1780E"/>
    <w:rPr>
      <w:rFonts w:asciiTheme="majorHAnsi" w:eastAsia="Times New Roman" w:hAnsiTheme="majorHAnsi" w:cs="Times New Roman"/>
      <w:b/>
      <w:bCs/>
      <w:kern w:val="0"/>
      <w:sz w:val="24"/>
      <w:szCs w:val="24"/>
      <w:lang w:eastAsia="en-AU"/>
      <w14:ligatures w14:val="none"/>
    </w:rPr>
  </w:style>
  <w:style w:type="character" w:customStyle="1" w:styleId="Heading3Char">
    <w:name w:val="Heading 3 Char"/>
    <w:basedOn w:val="DefaultParagraphFont"/>
    <w:link w:val="Heading3"/>
    <w:uiPriority w:val="9"/>
    <w:rsid w:val="00870ACD"/>
    <w:rPr>
      <w:rFonts w:eastAsia="Times New Roman" w:cs="Times New Roman"/>
      <w:b/>
      <w:bCs/>
      <w:kern w:val="0"/>
      <w:lang w:eastAsia="en-AU"/>
      <w14:ligatures w14:val="none"/>
    </w:rPr>
  </w:style>
  <w:style w:type="character" w:customStyle="1" w:styleId="Heading4Char">
    <w:name w:val="Heading 4 Char"/>
    <w:basedOn w:val="DefaultParagraphFont"/>
    <w:link w:val="Heading4"/>
    <w:uiPriority w:val="9"/>
    <w:semiHidden/>
    <w:rsid w:val="008C1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1AC"/>
    <w:rPr>
      <w:rFonts w:eastAsiaTheme="majorEastAsia" w:cstheme="majorBidi"/>
      <w:color w:val="272727" w:themeColor="text1" w:themeTint="D8"/>
    </w:rPr>
  </w:style>
  <w:style w:type="paragraph" w:styleId="Title">
    <w:name w:val="Title"/>
    <w:basedOn w:val="Normal"/>
    <w:next w:val="Normal"/>
    <w:link w:val="TitleChar"/>
    <w:uiPriority w:val="10"/>
    <w:qFormat/>
    <w:rsid w:val="008C1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1AC"/>
    <w:pPr>
      <w:numPr>
        <w:ilvl w:val="1"/>
      </w:numPr>
    </w:pPr>
    <w:rPr>
      <w:rFonts w:eastAsiaTheme="majorEastAsia" w:cstheme="majorBidi"/>
      <w:color w:val="000000" w:themeColor="text1"/>
      <w:spacing w:val="15"/>
      <w:sz w:val="28"/>
      <w:szCs w:val="28"/>
      <w14:textFill>
        <w14:solidFill>
          <w14:schemeClr w14:val="tx1">
            <w14:lumMod w14:val="65000"/>
            <w14:lumOff w14:val="35000"/>
            <w14:lumMod w14:val="75000"/>
            <w14:lumOff w14:val="25000"/>
          </w14:schemeClr>
        </w14:solidFill>
      </w14:textFill>
    </w:rPr>
  </w:style>
  <w:style w:type="character" w:customStyle="1" w:styleId="SubtitleChar">
    <w:name w:val="Subtitle Char"/>
    <w:basedOn w:val="DefaultParagraphFont"/>
    <w:link w:val="Subtitle"/>
    <w:uiPriority w:val="11"/>
    <w:rsid w:val="008C1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1AC"/>
    <w:pPr>
      <w:spacing w:before="160"/>
      <w:jc w:val="center"/>
    </w:pPr>
    <w:rPr>
      <w:i/>
      <w:iCs/>
      <w:color w:val="000000" w:themeColor="text1"/>
      <w14:textFill>
        <w14:solidFill>
          <w14:schemeClr w14:val="tx1">
            <w14:lumMod w14:val="75000"/>
            <w14:lumOff w14:val="25000"/>
            <w14:lumMod w14:val="75000"/>
            <w14:lumOff w14:val="25000"/>
          </w14:schemeClr>
        </w14:solidFill>
      </w14:textFill>
    </w:rPr>
  </w:style>
  <w:style w:type="character" w:customStyle="1" w:styleId="QuoteChar">
    <w:name w:val="Quote Char"/>
    <w:basedOn w:val="DefaultParagraphFont"/>
    <w:link w:val="Quote"/>
    <w:uiPriority w:val="29"/>
    <w:rsid w:val="008C11AC"/>
    <w:rPr>
      <w:i/>
      <w:iCs/>
      <w:color w:val="404040" w:themeColor="text1" w:themeTint="BF"/>
    </w:rPr>
  </w:style>
  <w:style w:type="character" w:styleId="IntenseEmphasis">
    <w:name w:val="Intense Emphasis"/>
    <w:basedOn w:val="DefaultParagraphFont"/>
    <w:uiPriority w:val="21"/>
    <w:qFormat/>
    <w:rsid w:val="008C11AC"/>
    <w:rPr>
      <w:i/>
      <w:iCs/>
      <w:color w:val="0F4761" w:themeColor="accent1" w:themeShade="BF"/>
    </w:rPr>
  </w:style>
  <w:style w:type="paragraph" w:styleId="IntenseQuote">
    <w:name w:val="Intense Quote"/>
    <w:basedOn w:val="Normal"/>
    <w:next w:val="Normal"/>
    <w:link w:val="IntenseQuoteChar"/>
    <w:uiPriority w:val="30"/>
    <w:qFormat/>
    <w:rsid w:val="008C11AC"/>
    <w:pPr>
      <w:pBdr>
        <w:top w:val="single" w:sz="4" w:space="10" w:color="0F4761" w:themeColor="accent1" w:themeShade="BF"/>
        <w:bottom w:val="single" w:sz="4" w:space="10" w:color="0F4761" w:themeColor="accent1" w:themeShade="BF"/>
      </w:pBdr>
      <w:spacing w:before="360" w:after="360"/>
      <w:ind w:left="864" w:right="864"/>
      <w:jc w:val="center"/>
    </w:pPr>
    <w:rPr>
      <w:i/>
      <w:iCs/>
      <w:color w:val="156082" w:themeColor="accent1"/>
      <w14:textFill>
        <w14:solidFill>
          <w14:schemeClr w14:val="accent1">
            <w14:lumMod w14:val="75000"/>
            <w14:lumMod w14:val="75000"/>
            <w14:lumOff w14:val="25000"/>
          </w14:schemeClr>
        </w14:solidFill>
      </w14:textFill>
    </w:rPr>
  </w:style>
  <w:style w:type="character" w:customStyle="1" w:styleId="IntenseQuoteChar">
    <w:name w:val="Intense Quote Char"/>
    <w:basedOn w:val="DefaultParagraphFont"/>
    <w:link w:val="IntenseQuote"/>
    <w:uiPriority w:val="30"/>
    <w:rsid w:val="008C11AC"/>
    <w:rPr>
      <w:i/>
      <w:iCs/>
      <w:color w:val="0F4761" w:themeColor="accent1" w:themeShade="BF"/>
    </w:rPr>
  </w:style>
  <w:style w:type="character" w:styleId="IntenseReference">
    <w:name w:val="Intense Reference"/>
    <w:basedOn w:val="DefaultParagraphFont"/>
    <w:uiPriority w:val="32"/>
    <w:qFormat/>
    <w:rsid w:val="008C11AC"/>
    <w:rPr>
      <w:b/>
      <w:bCs/>
      <w:smallCaps/>
      <w:color w:val="0F4761" w:themeColor="accent1" w:themeShade="BF"/>
      <w:spacing w:val="5"/>
    </w:rPr>
  </w:style>
  <w:style w:type="paragraph" w:customStyle="1" w:styleId="EndNoteBibliography">
    <w:name w:val="EndNote Bibliography"/>
    <w:basedOn w:val="Normal"/>
    <w:link w:val="EndNoteBibliographyChar"/>
    <w:rsid w:val="006D6B43"/>
    <w:pPr>
      <w:spacing w:line="240" w:lineRule="auto"/>
    </w:pPr>
    <w:rPr>
      <w:rFonts w:ascii="Aptos" w:hAnsi="Aptos"/>
      <w:noProof/>
      <w:sz w:val="24"/>
    </w:rPr>
  </w:style>
  <w:style w:type="character" w:customStyle="1" w:styleId="EndNoteBibliographyChar">
    <w:name w:val="EndNote Bibliography Char"/>
    <w:basedOn w:val="DefaultParagraphFont"/>
    <w:link w:val="EndNoteBibliography"/>
    <w:rsid w:val="006D6B43"/>
    <w:rPr>
      <w:rFonts w:ascii="Aptos" w:eastAsia="Times New Roman" w:hAnsi="Aptos" w:cs="Times New Roman"/>
      <w:noProof/>
      <w:kern w:val="0"/>
      <w:sz w:val="24"/>
      <w:lang w:eastAsia="en-AU"/>
      <w14:ligatures w14:val="none"/>
    </w:rPr>
  </w:style>
  <w:style w:type="character" w:styleId="Hyperlink">
    <w:name w:val="Hyperlink"/>
    <w:basedOn w:val="DefaultParagraphFont"/>
    <w:uiPriority w:val="99"/>
    <w:unhideWhenUsed/>
    <w:rsid w:val="006D6B43"/>
    <w:rPr>
      <w:color w:val="467886" w:themeColor="hyperlink"/>
      <w:u w:val="single"/>
    </w:rPr>
  </w:style>
  <w:style w:type="character" w:styleId="CommentReference">
    <w:name w:val="annotation reference"/>
    <w:basedOn w:val="DefaultParagraphFont"/>
    <w:uiPriority w:val="99"/>
    <w:semiHidden/>
    <w:unhideWhenUsed/>
    <w:rsid w:val="006D6B43"/>
    <w:rPr>
      <w:sz w:val="16"/>
      <w:szCs w:val="16"/>
    </w:rPr>
  </w:style>
  <w:style w:type="paragraph" w:styleId="CommentText">
    <w:name w:val="annotation text"/>
    <w:basedOn w:val="Normal"/>
    <w:link w:val="CommentTextChar"/>
    <w:uiPriority w:val="99"/>
    <w:unhideWhenUsed/>
    <w:rsid w:val="006D6B43"/>
    <w:pPr>
      <w:spacing w:line="240" w:lineRule="auto"/>
    </w:pPr>
    <w:rPr>
      <w:sz w:val="20"/>
      <w:szCs w:val="20"/>
    </w:rPr>
  </w:style>
  <w:style w:type="character" w:customStyle="1" w:styleId="CommentTextChar">
    <w:name w:val="Comment Text Char"/>
    <w:basedOn w:val="DefaultParagraphFont"/>
    <w:link w:val="CommentText"/>
    <w:uiPriority w:val="99"/>
    <w:rsid w:val="006D6B43"/>
    <w:rPr>
      <w:rFonts w:eastAsia="Times New Roman" w:cs="Times New Roman"/>
      <w:kern w:val="0"/>
      <w:sz w:val="20"/>
      <w:szCs w:val="20"/>
      <w:lang w:eastAsia="en-AU"/>
    </w:rPr>
  </w:style>
  <w:style w:type="paragraph" w:styleId="CommentSubject">
    <w:name w:val="annotation subject"/>
    <w:basedOn w:val="CommentText"/>
    <w:next w:val="CommentText"/>
    <w:link w:val="CommentSubjectChar"/>
    <w:uiPriority w:val="99"/>
    <w:semiHidden/>
    <w:unhideWhenUsed/>
    <w:rsid w:val="004C0B0C"/>
    <w:pPr>
      <w:spacing w:before="0" w:beforeAutospacing="0" w:after="160" w:afterAutospacing="0"/>
    </w:pPr>
    <w:rPr>
      <w:rFonts w:eastAsiaTheme="minorHAnsi" w:cstheme="minorBidi"/>
      <w:b/>
      <w:bCs/>
      <w:kern w:val="2"/>
      <w:lang w:eastAsia="en-US"/>
    </w:rPr>
  </w:style>
  <w:style w:type="character" w:customStyle="1" w:styleId="CommentSubjectChar">
    <w:name w:val="Comment Subject Char"/>
    <w:basedOn w:val="CommentTextChar"/>
    <w:link w:val="CommentSubject"/>
    <w:uiPriority w:val="99"/>
    <w:semiHidden/>
    <w:rsid w:val="004C0B0C"/>
    <w:rPr>
      <w:rFonts w:eastAsia="Times New Roman" w:cs="Times New Roman"/>
      <w:b/>
      <w:bCs/>
      <w:kern w:val="0"/>
      <w:sz w:val="20"/>
      <w:szCs w:val="20"/>
      <w:lang w:eastAsia="en-AU"/>
    </w:rPr>
  </w:style>
  <w:style w:type="paragraph" w:styleId="NormalWeb">
    <w:name w:val="Normal (Web)"/>
    <w:basedOn w:val="Normal"/>
    <w:uiPriority w:val="99"/>
    <w:semiHidden/>
    <w:unhideWhenUsed/>
    <w:rsid w:val="00BD660D"/>
    <w:rPr>
      <w:rFonts w:ascii="Times New Roman" w:hAnsi="Times New Roman"/>
    </w:rPr>
  </w:style>
  <w:style w:type="character" w:customStyle="1" w:styleId="ListParagraphChar">
    <w:name w:val="List Paragraph Char"/>
    <w:basedOn w:val="DefaultParagraphFont"/>
    <w:link w:val="ListParagraph"/>
    <w:uiPriority w:val="34"/>
    <w:rsid w:val="002669F8"/>
  </w:style>
  <w:style w:type="paragraph" w:styleId="Revision">
    <w:name w:val="Revision"/>
    <w:hidden/>
    <w:uiPriority w:val="99"/>
    <w:semiHidden/>
    <w:rsid w:val="002D2DC9"/>
    <w:pPr>
      <w:spacing w:after="0" w:line="240" w:lineRule="auto"/>
    </w:pPr>
  </w:style>
  <w:style w:type="table" w:styleId="TableGrid">
    <w:name w:val="Table Grid"/>
    <w:basedOn w:val="TableNormal"/>
    <w:uiPriority w:val="39"/>
    <w:rsid w:val="00D00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31EBA"/>
    <w:rPr>
      <w:i/>
      <w:iCs/>
    </w:rPr>
  </w:style>
  <w:style w:type="character" w:styleId="Strong">
    <w:name w:val="Strong"/>
    <w:basedOn w:val="DefaultParagraphFont"/>
    <w:uiPriority w:val="22"/>
    <w:qFormat/>
    <w:rsid w:val="00B16696"/>
    <w:rPr>
      <w:b/>
      <w:bCs/>
    </w:rPr>
  </w:style>
  <w:style w:type="paragraph" w:customStyle="1" w:styleId="EndNoteBibliographyTitle">
    <w:name w:val="EndNote Bibliography Title"/>
    <w:basedOn w:val="Normal"/>
    <w:link w:val="EndNoteBibliographyTitleChar"/>
    <w:rsid w:val="008C53D7"/>
    <w:pPr>
      <w:spacing w:after="0"/>
      <w:jc w:val="center"/>
    </w:pPr>
    <w:rPr>
      <w:rFonts w:ascii="Aptos" w:hAnsi="Aptos"/>
      <w:noProof/>
      <w:sz w:val="24"/>
      <w:lang w:val="en-US"/>
    </w:rPr>
  </w:style>
  <w:style w:type="character" w:customStyle="1" w:styleId="EndNoteBibliographyTitleChar">
    <w:name w:val="EndNote Bibliography Title Char"/>
    <w:basedOn w:val="DefaultParagraphFont"/>
    <w:link w:val="EndNoteBibliographyTitle"/>
    <w:rsid w:val="008C53D7"/>
    <w:rPr>
      <w:rFonts w:ascii="Aptos" w:eastAsia="Times New Roman" w:hAnsi="Aptos" w:cs="Times New Roman"/>
      <w:noProof/>
      <w:kern w:val="0"/>
      <w:sz w:val="24"/>
      <w:lang w:val="en-US" w:eastAsia="en-AU"/>
      <w14:ligatures w14:val="none"/>
    </w:rPr>
  </w:style>
  <w:style w:type="character" w:styleId="UnresolvedMention">
    <w:name w:val="Unresolved Mention"/>
    <w:basedOn w:val="DefaultParagraphFont"/>
    <w:uiPriority w:val="99"/>
    <w:semiHidden/>
    <w:unhideWhenUsed/>
    <w:rsid w:val="008C53D7"/>
    <w:rPr>
      <w:color w:val="605E5C"/>
      <w:shd w:val="clear" w:color="auto" w:fill="E1DFDD"/>
    </w:rPr>
  </w:style>
  <w:style w:type="paragraph" w:styleId="Header">
    <w:name w:val="header"/>
    <w:basedOn w:val="Normal"/>
    <w:link w:val="HeaderChar"/>
    <w:uiPriority w:val="99"/>
    <w:unhideWhenUsed/>
    <w:rsid w:val="000F0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892"/>
  </w:style>
  <w:style w:type="paragraph" w:styleId="Footer">
    <w:name w:val="footer"/>
    <w:basedOn w:val="Normal"/>
    <w:link w:val="FooterChar"/>
    <w:uiPriority w:val="99"/>
    <w:unhideWhenUsed/>
    <w:rsid w:val="000F0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892"/>
  </w:style>
  <w:style w:type="character" w:styleId="HTMLCode">
    <w:name w:val="HTML Code"/>
    <w:basedOn w:val="DefaultParagraphFont"/>
    <w:uiPriority w:val="99"/>
    <w:semiHidden/>
    <w:unhideWhenUsed/>
    <w:rsid w:val="00E2084B"/>
    <w:rPr>
      <w:rFonts w:ascii="Courier New" w:eastAsia="Times New Roman" w:hAnsi="Courier New" w:cs="Courier New"/>
      <w:sz w:val="20"/>
      <w:szCs w:val="20"/>
    </w:rPr>
  </w:style>
  <w:style w:type="character" w:customStyle="1" w:styleId="katex-mathml">
    <w:name w:val="katex-mathml"/>
    <w:basedOn w:val="DefaultParagraphFont"/>
    <w:rsid w:val="00E2084B"/>
  </w:style>
  <w:style w:type="character" w:customStyle="1" w:styleId="mord">
    <w:name w:val="mord"/>
    <w:basedOn w:val="DefaultParagraphFont"/>
    <w:rsid w:val="00E2084B"/>
  </w:style>
  <w:style w:type="character" w:customStyle="1" w:styleId="mrel">
    <w:name w:val="mrel"/>
    <w:basedOn w:val="DefaultParagraphFont"/>
    <w:rsid w:val="00E2084B"/>
  </w:style>
  <w:style w:type="character" w:customStyle="1" w:styleId="mbin">
    <w:name w:val="mbin"/>
    <w:basedOn w:val="DefaultParagraphFont"/>
    <w:rsid w:val="00E2084B"/>
  </w:style>
  <w:style w:type="table" w:styleId="PlainTable5">
    <w:name w:val="Plain Table 5"/>
    <w:basedOn w:val="TableNormal"/>
    <w:uiPriority w:val="45"/>
    <w:rsid w:val="007749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74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DC7FE8"/>
    <w:rPr>
      <w:b/>
      <w:bCs/>
      <w:noProof/>
    </w:rPr>
  </w:style>
  <w:style w:type="table" w:styleId="PlainTable3">
    <w:name w:val="Plain Table 3"/>
    <w:basedOn w:val="TableNormal"/>
    <w:uiPriority w:val="43"/>
    <w:rsid w:val="00CB0B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ootnoteText">
    <w:name w:val="footnote text"/>
    <w:basedOn w:val="Normal"/>
    <w:link w:val="FootnoteTextChar"/>
    <w:uiPriority w:val="99"/>
    <w:semiHidden/>
    <w:unhideWhenUsed/>
    <w:rsid w:val="008D5BC5"/>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D5BC5"/>
    <w:rPr>
      <w:rFonts w:eastAsia="Times New Roman" w:cs="Times New Roman"/>
      <w:kern w:val="0"/>
      <w:sz w:val="20"/>
      <w:szCs w:val="20"/>
      <w:lang w:eastAsia="en-AU"/>
      <w14:ligatures w14:val="none"/>
    </w:rPr>
  </w:style>
  <w:style w:type="character" w:styleId="FootnoteReference">
    <w:name w:val="footnote reference"/>
    <w:basedOn w:val="DefaultParagraphFont"/>
    <w:uiPriority w:val="99"/>
    <w:semiHidden/>
    <w:unhideWhenUsed/>
    <w:rsid w:val="008D5BC5"/>
    <w:rPr>
      <w:vertAlign w:val="superscript"/>
    </w:rPr>
  </w:style>
  <w:style w:type="paragraph" w:styleId="TOCHeading">
    <w:name w:val="TOC Heading"/>
    <w:basedOn w:val="Heading1"/>
    <w:next w:val="Normal"/>
    <w:uiPriority w:val="39"/>
    <w:unhideWhenUsed/>
    <w:qFormat/>
    <w:rsid w:val="00B66725"/>
    <w:pPr>
      <w:keepNext/>
      <w:keepLines/>
      <w:spacing w:before="240" w:beforeAutospacing="0" w:after="0" w:afterAutospacing="0" w:line="259" w:lineRule="auto"/>
      <w:contextualSpacing w:val="0"/>
      <w:outlineLvl w:val="9"/>
    </w:pPr>
    <w:rPr>
      <w:rFonts w:eastAsiaTheme="majorEastAsia"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B66725"/>
  </w:style>
  <w:style w:type="paragraph" w:styleId="TOC2">
    <w:name w:val="toc 2"/>
    <w:basedOn w:val="Normal"/>
    <w:next w:val="Normal"/>
    <w:autoRedefine/>
    <w:uiPriority w:val="39"/>
    <w:unhideWhenUsed/>
    <w:rsid w:val="00B66725"/>
    <w:pPr>
      <w:ind w:left="220"/>
    </w:pPr>
  </w:style>
  <w:style w:type="paragraph" w:styleId="TOC3">
    <w:name w:val="toc 3"/>
    <w:basedOn w:val="Normal"/>
    <w:next w:val="Normal"/>
    <w:autoRedefine/>
    <w:uiPriority w:val="39"/>
    <w:unhideWhenUsed/>
    <w:rsid w:val="00B66725"/>
    <w:pPr>
      <w:ind w:left="440"/>
    </w:pPr>
  </w:style>
  <w:style w:type="paragraph" w:styleId="TableofFigures">
    <w:name w:val="table of figures"/>
    <w:basedOn w:val="Normal"/>
    <w:next w:val="Normal"/>
    <w:uiPriority w:val="99"/>
    <w:unhideWhenUsed/>
    <w:rsid w:val="00870ACD"/>
    <w:pPr>
      <w:spacing w:before="0"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214">
      <w:bodyDiv w:val="1"/>
      <w:marLeft w:val="0"/>
      <w:marRight w:val="0"/>
      <w:marTop w:val="0"/>
      <w:marBottom w:val="0"/>
      <w:divBdr>
        <w:top w:val="none" w:sz="0" w:space="0" w:color="auto"/>
        <w:left w:val="none" w:sz="0" w:space="0" w:color="auto"/>
        <w:bottom w:val="none" w:sz="0" w:space="0" w:color="auto"/>
        <w:right w:val="none" w:sz="0" w:space="0" w:color="auto"/>
      </w:divBdr>
    </w:div>
    <w:div w:id="23211382">
      <w:bodyDiv w:val="1"/>
      <w:marLeft w:val="0"/>
      <w:marRight w:val="0"/>
      <w:marTop w:val="0"/>
      <w:marBottom w:val="0"/>
      <w:divBdr>
        <w:top w:val="none" w:sz="0" w:space="0" w:color="auto"/>
        <w:left w:val="none" w:sz="0" w:space="0" w:color="auto"/>
        <w:bottom w:val="none" w:sz="0" w:space="0" w:color="auto"/>
        <w:right w:val="none" w:sz="0" w:space="0" w:color="auto"/>
      </w:divBdr>
    </w:div>
    <w:div w:id="23600634">
      <w:bodyDiv w:val="1"/>
      <w:marLeft w:val="0"/>
      <w:marRight w:val="0"/>
      <w:marTop w:val="0"/>
      <w:marBottom w:val="0"/>
      <w:divBdr>
        <w:top w:val="none" w:sz="0" w:space="0" w:color="auto"/>
        <w:left w:val="none" w:sz="0" w:space="0" w:color="auto"/>
        <w:bottom w:val="none" w:sz="0" w:space="0" w:color="auto"/>
        <w:right w:val="none" w:sz="0" w:space="0" w:color="auto"/>
      </w:divBdr>
    </w:div>
    <w:div w:id="40832988">
      <w:bodyDiv w:val="1"/>
      <w:marLeft w:val="0"/>
      <w:marRight w:val="0"/>
      <w:marTop w:val="0"/>
      <w:marBottom w:val="0"/>
      <w:divBdr>
        <w:top w:val="none" w:sz="0" w:space="0" w:color="auto"/>
        <w:left w:val="none" w:sz="0" w:space="0" w:color="auto"/>
        <w:bottom w:val="none" w:sz="0" w:space="0" w:color="auto"/>
        <w:right w:val="none" w:sz="0" w:space="0" w:color="auto"/>
      </w:divBdr>
    </w:div>
    <w:div w:id="93014703">
      <w:bodyDiv w:val="1"/>
      <w:marLeft w:val="0"/>
      <w:marRight w:val="0"/>
      <w:marTop w:val="0"/>
      <w:marBottom w:val="0"/>
      <w:divBdr>
        <w:top w:val="none" w:sz="0" w:space="0" w:color="auto"/>
        <w:left w:val="none" w:sz="0" w:space="0" w:color="auto"/>
        <w:bottom w:val="none" w:sz="0" w:space="0" w:color="auto"/>
        <w:right w:val="none" w:sz="0" w:space="0" w:color="auto"/>
      </w:divBdr>
    </w:div>
    <w:div w:id="110782841">
      <w:bodyDiv w:val="1"/>
      <w:marLeft w:val="0"/>
      <w:marRight w:val="0"/>
      <w:marTop w:val="0"/>
      <w:marBottom w:val="0"/>
      <w:divBdr>
        <w:top w:val="none" w:sz="0" w:space="0" w:color="auto"/>
        <w:left w:val="none" w:sz="0" w:space="0" w:color="auto"/>
        <w:bottom w:val="none" w:sz="0" w:space="0" w:color="auto"/>
        <w:right w:val="none" w:sz="0" w:space="0" w:color="auto"/>
      </w:divBdr>
    </w:div>
    <w:div w:id="119299581">
      <w:bodyDiv w:val="1"/>
      <w:marLeft w:val="0"/>
      <w:marRight w:val="0"/>
      <w:marTop w:val="0"/>
      <w:marBottom w:val="0"/>
      <w:divBdr>
        <w:top w:val="none" w:sz="0" w:space="0" w:color="auto"/>
        <w:left w:val="none" w:sz="0" w:space="0" w:color="auto"/>
        <w:bottom w:val="none" w:sz="0" w:space="0" w:color="auto"/>
        <w:right w:val="none" w:sz="0" w:space="0" w:color="auto"/>
      </w:divBdr>
    </w:div>
    <w:div w:id="121267345">
      <w:bodyDiv w:val="1"/>
      <w:marLeft w:val="0"/>
      <w:marRight w:val="0"/>
      <w:marTop w:val="0"/>
      <w:marBottom w:val="0"/>
      <w:divBdr>
        <w:top w:val="none" w:sz="0" w:space="0" w:color="auto"/>
        <w:left w:val="none" w:sz="0" w:space="0" w:color="auto"/>
        <w:bottom w:val="none" w:sz="0" w:space="0" w:color="auto"/>
        <w:right w:val="none" w:sz="0" w:space="0" w:color="auto"/>
      </w:divBdr>
    </w:div>
    <w:div w:id="140391523">
      <w:bodyDiv w:val="1"/>
      <w:marLeft w:val="0"/>
      <w:marRight w:val="0"/>
      <w:marTop w:val="0"/>
      <w:marBottom w:val="0"/>
      <w:divBdr>
        <w:top w:val="none" w:sz="0" w:space="0" w:color="auto"/>
        <w:left w:val="none" w:sz="0" w:space="0" w:color="auto"/>
        <w:bottom w:val="none" w:sz="0" w:space="0" w:color="auto"/>
        <w:right w:val="none" w:sz="0" w:space="0" w:color="auto"/>
      </w:divBdr>
    </w:div>
    <w:div w:id="154881506">
      <w:bodyDiv w:val="1"/>
      <w:marLeft w:val="0"/>
      <w:marRight w:val="0"/>
      <w:marTop w:val="0"/>
      <w:marBottom w:val="0"/>
      <w:divBdr>
        <w:top w:val="none" w:sz="0" w:space="0" w:color="auto"/>
        <w:left w:val="none" w:sz="0" w:space="0" w:color="auto"/>
        <w:bottom w:val="none" w:sz="0" w:space="0" w:color="auto"/>
        <w:right w:val="none" w:sz="0" w:space="0" w:color="auto"/>
      </w:divBdr>
    </w:div>
    <w:div w:id="166335308">
      <w:bodyDiv w:val="1"/>
      <w:marLeft w:val="0"/>
      <w:marRight w:val="0"/>
      <w:marTop w:val="0"/>
      <w:marBottom w:val="0"/>
      <w:divBdr>
        <w:top w:val="none" w:sz="0" w:space="0" w:color="auto"/>
        <w:left w:val="none" w:sz="0" w:space="0" w:color="auto"/>
        <w:bottom w:val="none" w:sz="0" w:space="0" w:color="auto"/>
        <w:right w:val="none" w:sz="0" w:space="0" w:color="auto"/>
      </w:divBdr>
    </w:div>
    <w:div w:id="174157737">
      <w:bodyDiv w:val="1"/>
      <w:marLeft w:val="0"/>
      <w:marRight w:val="0"/>
      <w:marTop w:val="0"/>
      <w:marBottom w:val="0"/>
      <w:divBdr>
        <w:top w:val="none" w:sz="0" w:space="0" w:color="auto"/>
        <w:left w:val="none" w:sz="0" w:space="0" w:color="auto"/>
        <w:bottom w:val="none" w:sz="0" w:space="0" w:color="auto"/>
        <w:right w:val="none" w:sz="0" w:space="0" w:color="auto"/>
      </w:divBdr>
    </w:div>
    <w:div w:id="174392616">
      <w:bodyDiv w:val="1"/>
      <w:marLeft w:val="0"/>
      <w:marRight w:val="0"/>
      <w:marTop w:val="0"/>
      <w:marBottom w:val="0"/>
      <w:divBdr>
        <w:top w:val="none" w:sz="0" w:space="0" w:color="auto"/>
        <w:left w:val="none" w:sz="0" w:space="0" w:color="auto"/>
        <w:bottom w:val="none" w:sz="0" w:space="0" w:color="auto"/>
        <w:right w:val="none" w:sz="0" w:space="0" w:color="auto"/>
      </w:divBdr>
    </w:div>
    <w:div w:id="177043895">
      <w:bodyDiv w:val="1"/>
      <w:marLeft w:val="0"/>
      <w:marRight w:val="0"/>
      <w:marTop w:val="0"/>
      <w:marBottom w:val="0"/>
      <w:divBdr>
        <w:top w:val="none" w:sz="0" w:space="0" w:color="auto"/>
        <w:left w:val="none" w:sz="0" w:space="0" w:color="auto"/>
        <w:bottom w:val="none" w:sz="0" w:space="0" w:color="auto"/>
        <w:right w:val="none" w:sz="0" w:space="0" w:color="auto"/>
      </w:divBdr>
    </w:div>
    <w:div w:id="177279086">
      <w:bodyDiv w:val="1"/>
      <w:marLeft w:val="0"/>
      <w:marRight w:val="0"/>
      <w:marTop w:val="0"/>
      <w:marBottom w:val="0"/>
      <w:divBdr>
        <w:top w:val="none" w:sz="0" w:space="0" w:color="auto"/>
        <w:left w:val="none" w:sz="0" w:space="0" w:color="auto"/>
        <w:bottom w:val="none" w:sz="0" w:space="0" w:color="auto"/>
        <w:right w:val="none" w:sz="0" w:space="0" w:color="auto"/>
      </w:divBdr>
    </w:div>
    <w:div w:id="179660319">
      <w:bodyDiv w:val="1"/>
      <w:marLeft w:val="0"/>
      <w:marRight w:val="0"/>
      <w:marTop w:val="0"/>
      <w:marBottom w:val="0"/>
      <w:divBdr>
        <w:top w:val="none" w:sz="0" w:space="0" w:color="auto"/>
        <w:left w:val="none" w:sz="0" w:space="0" w:color="auto"/>
        <w:bottom w:val="none" w:sz="0" w:space="0" w:color="auto"/>
        <w:right w:val="none" w:sz="0" w:space="0" w:color="auto"/>
      </w:divBdr>
      <w:divsChild>
        <w:div w:id="1364863536">
          <w:marLeft w:val="0"/>
          <w:marRight w:val="0"/>
          <w:marTop w:val="0"/>
          <w:marBottom w:val="0"/>
          <w:divBdr>
            <w:top w:val="none" w:sz="0" w:space="0" w:color="auto"/>
            <w:left w:val="none" w:sz="0" w:space="0" w:color="auto"/>
            <w:bottom w:val="none" w:sz="0" w:space="0" w:color="auto"/>
            <w:right w:val="none" w:sz="0" w:space="0" w:color="auto"/>
          </w:divBdr>
          <w:divsChild>
            <w:div w:id="2126000587">
              <w:marLeft w:val="0"/>
              <w:marRight w:val="0"/>
              <w:marTop w:val="0"/>
              <w:marBottom w:val="0"/>
              <w:divBdr>
                <w:top w:val="none" w:sz="0" w:space="0" w:color="auto"/>
                <w:left w:val="none" w:sz="0" w:space="0" w:color="auto"/>
                <w:bottom w:val="none" w:sz="0" w:space="0" w:color="auto"/>
                <w:right w:val="none" w:sz="0" w:space="0" w:color="auto"/>
              </w:divBdr>
              <w:divsChild>
                <w:div w:id="582878812">
                  <w:marLeft w:val="0"/>
                  <w:marRight w:val="0"/>
                  <w:marTop w:val="0"/>
                  <w:marBottom w:val="0"/>
                  <w:divBdr>
                    <w:top w:val="none" w:sz="0" w:space="0" w:color="auto"/>
                    <w:left w:val="none" w:sz="0" w:space="0" w:color="auto"/>
                    <w:bottom w:val="none" w:sz="0" w:space="0" w:color="auto"/>
                    <w:right w:val="none" w:sz="0" w:space="0" w:color="auto"/>
                  </w:divBdr>
                  <w:divsChild>
                    <w:div w:id="9443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407581">
      <w:bodyDiv w:val="1"/>
      <w:marLeft w:val="0"/>
      <w:marRight w:val="0"/>
      <w:marTop w:val="0"/>
      <w:marBottom w:val="0"/>
      <w:divBdr>
        <w:top w:val="none" w:sz="0" w:space="0" w:color="auto"/>
        <w:left w:val="none" w:sz="0" w:space="0" w:color="auto"/>
        <w:bottom w:val="none" w:sz="0" w:space="0" w:color="auto"/>
        <w:right w:val="none" w:sz="0" w:space="0" w:color="auto"/>
      </w:divBdr>
    </w:div>
    <w:div w:id="229200238">
      <w:bodyDiv w:val="1"/>
      <w:marLeft w:val="0"/>
      <w:marRight w:val="0"/>
      <w:marTop w:val="0"/>
      <w:marBottom w:val="0"/>
      <w:divBdr>
        <w:top w:val="none" w:sz="0" w:space="0" w:color="auto"/>
        <w:left w:val="none" w:sz="0" w:space="0" w:color="auto"/>
        <w:bottom w:val="none" w:sz="0" w:space="0" w:color="auto"/>
        <w:right w:val="none" w:sz="0" w:space="0" w:color="auto"/>
      </w:divBdr>
    </w:div>
    <w:div w:id="231236869">
      <w:bodyDiv w:val="1"/>
      <w:marLeft w:val="0"/>
      <w:marRight w:val="0"/>
      <w:marTop w:val="0"/>
      <w:marBottom w:val="0"/>
      <w:divBdr>
        <w:top w:val="none" w:sz="0" w:space="0" w:color="auto"/>
        <w:left w:val="none" w:sz="0" w:space="0" w:color="auto"/>
        <w:bottom w:val="none" w:sz="0" w:space="0" w:color="auto"/>
        <w:right w:val="none" w:sz="0" w:space="0" w:color="auto"/>
      </w:divBdr>
    </w:div>
    <w:div w:id="256670385">
      <w:bodyDiv w:val="1"/>
      <w:marLeft w:val="0"/>
      <w:marRight w:val="0"/>
      <w:marTop w:val="0"/>
      <w:marBottom w:val="0"/>
      <w:divBdr>
        <w:top w:val="none" w:sz="0" w:space="0" w:color="auto"/>
        <w:left w:val="none" w:sz="0" w:space="0" w:color="auto"/>
        <w:bottom w:val="none" w:sz="0" w:space="0" w:color="auto"/>
        <w:right w:val="none" w:sz="0" w:space="0" w:color="auto"/>
      </w:divBdr>
    </w:div>
    <w:div w:id="289167040">
      <w:bodyDiv w:val="1"/>
      <w:marLeft w:val="0"/>
      <w:marRight w:val="0"/>
      <w:marTop w:val="0"/>
      <w:marBottom w:val="0"/>
      <w:divBdr>
        <w:top w:val="none" w:sz="0" w:space="0" w:color="auto"/>
        <w:left w:val="none" w:sz="0" w:space="0" w:color="auto"/>
        <w:bottom w:val="none" w:sz="0" w:space="0" w:color="auto"/>
        <w:right w:val="none" w:sz="0" w:space="0" w:color="auto"/>
      </w:divBdr>
    </w:div>
    <w:div w:id="301741793">
      <w:bodyDiv w:val="1"/>
      <w:marLeft w:val="0"/>
      <w:marRight w:val="0"/>
      <w:marTop w:val="0"/>
      <w:marBottom w:val="0"/>
      <w:divBdr>
        <w:top w:val="none" w:sz="0" w:space="0" w:color="auto"/>
        <w:left w:val="none" w:sz="0" w:space="0" w:color="auto"/>
        <w:bottom w:val="none" w:sz="0" w:space="0" w:color="auto"/>
        <w:right w:val="none" w:sz="0" w:space="0" w:color="auto"/>
      </w:divBdr>
    </w:div>
    <w:div w:id="310061833">
      <w:bodyDiv w:val="1"/>
      <w:marLeft w:val="0"/>
      <w:marRight w:val="0"/>
      <w:marTop w:val="0"/>
      <w:marBottom w:val="0"/>
      <w:divBdr>
        <w:top w:val="none" w:sz="0" w:space="0" w:color="auto"/>
        <w:left w:val="none" w:sz="0" w:space="0" w:color="auto"/>
        <w:bottom w:val="none" w:sz="0" w:space="0" w:color="auto"/>
        <w:right w:val="none" w:sz="0" w:space="0" w:color="auto"/>
      </w:divBdr>
    </w:div>
    <w:div w:id="310327166">
      <w:bodyDiv w:val="1"/>
      <w:marLeft w:val="0"/>
      <w:marRight w:val="0"/>
      <w:marTop w:val="0"/>
      <w:marBottom w:val="0"/>
      <w:divBdr>
        <w:top w:val="none" w:sz="0" w:space="0" w:color="auto"/>
        <w:left w:val="none" w:sz="0" w:space="0" w:color="auto"/>
        <w:bottom w:val="none" w:sz="0" w:space="0" w:color="auto"/>
        <w:right w:val="none" w:sz="0" w:space="0" w:color="auto"/>
      </w:divBdr>
    </w:div>
    <w:div w:id="338388153">
      <w:bodyDiv w:val="1"/>
      <w:marLeft w:val="0"/>
      <w:marRight w:val="0"/>
      <w:marTop w:val="0"/>
      <w:marBottom w:val="0"/>
      <w:divBdr>
        <w:top w:val="none" w:sz="0" w:space="0" w:color="auto"/>
        <w:left w:val="none" w:sz="0" w:space="0" w:color="auto"/>
        <w:bottom w:val="none" w:sz="0" w:space="0" w:color="auto"/>
        <w:right w:val="none" w:sz="0" w:space="0" w:color="auto"/>
      </w:divBdr>
      <w:divsChild>
        <w:div w:id="548684742">
          <w:marLeft w:val="0"/>
          <w:marRight w:val="0"/>
          <w:marTop w:val="0"/>
          <w:marBottom w:val="0"/>
          <w:divBdr>
            <w:top w:val="none" w:sz="0" w:space="0" w:color="auto"/>
            <w:left w:val="none" w:sz="0" w:space="0" w:color="auto"/>
            <w:bottom w:val="none" w:sz="0" w:space="0" w:color="auto"/>
            <w:right w:val="none" w:sz="0" w:space="0" w:color="auto"/>
          </w:divBdr>
        </w:div>
      </w:divsChild>
    </w:div>
    <w:div w:id="345182487">
      <w:bodyDiv w:val="1"/>
      <w:marLeft w:val="0"/>
      <w:marRight w:val="0"/>
      <w:marTop w:val="0"/>
      <w:marBottom w:val="0"/>
      <w:divBdr>
        <w:top w:val="none" w:sz="0" w:space="0" w:color="auto"/>
        <w:left w:val="none" w:sz="0" w:space="0" w:color="auto"/>
        <w:bottom w:val="none" w:sz="0" w:space="0" w:color="auto"/>
        <w:right w:val="none" w:sz="0" w:space="0" w:color="auto"/>
      </w:divBdr>
    </w:div>
    <w:div w:id="353775267">
      <w:bodyDiv w:val="1"/>
      <w:marLeft w:val="0"/>
      <w:marRight w:val="0"/>
      <w:marTop w:val="0"/>
      <w:marBottom w:val="0"/>
      <w:divBdr>
        <w:top w:val="none" w:sz="0" w:space="0" w:color="auto"/>
        <w:left w:val="none" w:sz="0" w:space="0" w:color="auto"/>
        <w:bottom w:val="none" w:sz="0" w:space="0" w:color="auto"/>
        <w:right w:val="none" w:sz="0" w:space="0" w:color="auto"/>
      </w:divBdr>
    </w:div>
    <w:div w:id="354118993">
      <w:bodyDiv w:val="1"/>
      <w:marLeft w:val="0"/>
      <w:marRight w:val="0"/>
      <w:marTop w:val="0"/>
      <w:marBottom w:val="0"/>
      <w:divBdr>
        <w:top w:val="none" w:sz="0" w:space="0" w:color="auto"/>
        <w:left w:val="none" w:sz="0" w:space="0" w:color="auto"/>
        <w:bottom w:val="none" w:sz="0" w:space="0" w:color="auto"/>
        <w:right w:val="none" w:sz="0" w:space="0" w:color="auto"/>
      </w:divBdr>
    </w:div>
    <w:div w:id="377778478">
      <w:bodyDiv w:val="1"/>
      <w:marLeft w:val="0"/>
      <w:marRight w:val="0"/>
      <w:marTop w:val="0"/>
      <w:marBottom w:val="0"/>
      <w:divBdr>
        <w:top w:val="none" w:sz="0" w:space="0" w:color="auto"/>
        <w:left w:val="none" w:sz="0" w:space="0" w:color="auto"/>
        <w:bottom w:val="none" w:sz="0" w:space="0" w:color="auto"/>
        <w:right w:val="none" w:sz="0" w:space="0" w:color="auto"/>
      </w:divBdr>
    </w:div>
    <w:div w:id="381101865">
      <w:bodyDiv w:val="1"/>
      <w:marLeft w:val="0"/>
      <w:marRight w:val="0"/>
      <w:marTop w:val="0"/>
      <w:marBottom w:val="0"/>
      <w:divBdr>
        <w:top w:val="none" w:sz="0" w:space="0" w:color="auto"/>
        <w:left w:val="none" w:sz="0" w:space="0" w:color="auto"/>
        <w:bottom w:val="none" w:sz="0" w:space="0" w:color="auto"/>
        <w:right w:val="none" w:sz="0" w:space="0" w:color="auto"/>
      </w:divBdr>
    </w:div>
    <w:div w:id="392628417">
      <w:bodyDiv w:val="1"/>
      <w:marLeft w:val="0"/>
      <w:marRight w:val="0"/>
      <w:marTop w:val="0"/>
      <w:marBottom w:val="0"/>
      <w:divBdr>
        <w:top w:val="none" w:sz="0" w:space="0" w:color="auto"/>
        <w:left w:val="none" w:sz="0" w:space="0" w:color="auto"/>
        <w:bottom w:val="none" w:sz="0" w:space="0" w:color="auto"/>
        <w:right w:val="none" w:sz="0" w:space="0" w:color="auto"/>
      </w:divBdr>
    </w:div>
    <w:div w:id="393552186">
      <w:bodyDiv w:val="1"/>
      <w:marLeft w:val="0"/>
      <w:marRight w:val="0"/>
      <w:marTop w:val="0"/>
      <w:marBottom w:val="0"/>
      <w:divBdr>
        <w:top w:val="none" w:sz="0" w:space="0" w:color="auto"/>
        <w:left w:val="none" w:sz="0" w:space="0" w:color="auto"/>
        <w:bottom w:val="none" w:sz="0" w:space="0" w:color="auto"/>
        <w:right w:val="none" w:sz="0" w:space="0" w:color="auto"/>
      </w:divBdr>
    </w:div>
    <w:div w:id="395470309">
      <w:bodyDiv w:val="1"/>
      <w:marLeft w:val="0"/>
      <w:marRight w:val="0"/>
      <w:marTop w:val="0"/>
      <w:marBottom w:val="0"/>
      <w:divBdr>
        <w:top w:val="none" w:sz="0" w:space="0" w:color="auto"/>
        <w:left w:val="none" w:sz="0" w:space="0" w:color="auto"/>
        <w:bottom w:val="none" w:sz="0" w:space="0" w:color="auto"/>
        <w:right w:val="none" w:sz="0" w:space="0" w:color="auto"/>
      </w:divBdr>
    </w:div>
    <w:div w:id="401871771">
      <w:bodyDiv w:val="1"/>
      <w:marLeft w:val="0"/>
      <w:marRight w:val="0"/>
      <w:marTop w:val="0"/>
      <w:marBottom w:val="0"/>
      <w:divBdr>
        <w:top w:val="none" w:sz="0" w:space="0" w:color="auto"/>
        <w:left w:val="none" w:sz="0" w:space="0" w:color="auto"/>
        <w:bottom w:val="none" w:sz="0" w:space="0" w:color="auto"/>
        <w:right w:val="none" w:sz="0" w:space="0" w:color="auto"/>
      </w:divBdr>
    </w:div>
    <w:div w:id="402408505">
      <w:bodyDiv w:val="1"/>
      <w:marLeft w:val="0"/>
      <w:marRight w:val="0"/>
      <w:marTop w:val="0"/>
      <w:marBottom w:val="0"/>
      <w:divBdr>
        <w:top w:val="none" w:sz="0" w:space="0" w:color="auto"/>
        <w:left w:val="none" w:sz="0" w:space="0" w:color="auto"/>
        <w:bottom w:val="none" w:sz="0" w:space="0" w:color="auto"/>
        <w:right w:val="none" w:sz="0" w:space="0" w:color="auto"/>
      </w:divBdr>
    </w:div>
    <w:div w:id="404912641">
      <w:bodyDiv w:val="1"/>
      <w:marLeft w:val="0"/>
      <w:marRight w:val="0"/>
      <w:marTop w:val="0"/>
      <w:marBottom w:val="0"/>
      <w:divBdr>
        <w:top w:val="none" w:sz="0" w:space="0" w:color="auto"/>
        <w:left w:val="none" w:sz="0" w:space="0" w:color="auto"/>
        <w:bottom w:val="none" w:sz="0" w:space="0" w:color="auto"/>
        <w:right w:val="none" w:sz="0" w:space="0" w:color="auto"/>
      </w:divBdr>
    </w:div>
    <w:div w:id="406463777">
      <w:bodyDiv w:val="1"/>
      <w:marLeft w:val="0"/>
      <w:marRight w:val="0"/>
      <w:marTop w:val="0"/>
      <w:marBottom w:val="0"/>
      <w:divBdr>
        <w:top w:val="none" w:sz="0" w:space="0" w:color="auto"/>
        <w:left w:val="none" w:sz="0" w:space="0" w:color="auto"/>
        <w:bottom w:val="none" w:sz="0" w:space="0" w:color="auto"/>
        <w:right w:val="none" w:sz="0" w:space="0" w:color="auto"/>
      </w:divBdr>
    </w:div>
    <w:div w:id="429358575">
      <w:bodyDiv w:val="1"/>
      <w:marLeft w:val="0"/>
      <w:marRight w:val="0"/>
      <w:marTop w:val="0"/>
      <w:marBottom w:val="0"/>
      <w:divBdr>
        <w:top w:val="none" w:sz="0" w:space="0" w:color="auto"/>
        <w:left w:val="none" w:sz="0" w:space="0" w:color="auto"/>
        <w:bottom w:val="none" w:sz="0" w:space="0" w:color="auto"/>
        <w:right w:val="none" w:sz="0" w:space="0" w:color="auto"/>
      </w:divBdr>
    </w:div>
    <w:div w:id="477303496">
      <w:bodyDiv w:val="1"/>
      <w:marLeft w:val="0"/>
      <w:marRight w:val="0"/>
      <w:marTop w:val="0"/>
      <w:marBottom w:val="0"/>
      <w:divBdr>
        <w:top w:val="none" w:sz="0" w:space="0" w:color="auto"/>
        <w:left w:val="none" w:sz="0" w:space="0" w:color="auto"/>
        <w:bottom w:val="none" w:sz="0" w:space="0" w:color="auto"/>
        <w:right w:val="none" w:sz="0" w:space="0" w:color="auto"/>
      </w:divBdr>
    </w:div>
    <w:div w:id="489562723">
      <w:bodyDiv w:val="1"/>
      <w:marLeft w:val="0"/>
      <w:marRight w:val="0"/>
      <w:marTop w:val="0"/>
      <w:marBottom w:val="0"/>
      <w:divBdr>
        <w:top w:val="none" w:sz="0" w:space="0" w:color="auto"/>
        <w:left w:val="none" w:sz="0" w:space="0" w:color="auto"/>
        <w:bottom w:val="none" w:sz="0" w:space="0" w:color="auto"/>
        <w:right w:val="none" w:sz="0" w:space="0" w:color="auto"/>
      </w:divBdr>
    </w:div>
    <w:div w:id="491532491">
      <w:bodyDiv w:val="1"/>
      <w:marLeft w:val="0"/>
      <w:marRight w:val="0"/>
      <w:marTop w:val="0"/>
      <w:marBottom w:val="0"/>
      <w:divBdr>
        <w:top w:val="none" w:sz="0" w:space="0" w:color="auto"/>
        <w:left w:val="none" w:sz="0" w:space="0" w:color="auto"/>
        <w:bottom w:val="none" w:sz="0" w:space="0" w:color="auto"/>
        <w:right w:val="none" w:sz="0" w:space="0" w:color="auto"/>
      </w:divBdr>
    </w:div>
    <w:div w:id="500317045">
      <w:bodyDiv w:val="1"/>
      <w:marLeft w:val="0"/>
      <w:marRight w:val="0"/>
      <w:marTop w:val="0"/>
      <w:marBottom w:val="0"/>
      <w:divBdr>
        <w:top w:val="none" w:sz="0" w:space="0" w:color="auto"/>
        <w:left w:val="none" w:sz="0" w:space="0" w:color="auto"/>
        <w:bottom w:val="none" w:sz="0" w:space="0" w:color="auto"/>
        <w:right w:val="none" w:sz="0" w:space="0" w:color="auto"/>
      </w:divBdr>
    </w:div>
    <w:div w:id="506332955">
      <w:bodyDiv w:val="1"/>
      <w:marLeft w:val="0"/>
      <w:marRight w:val="0"/>
      <w:marTop w:val="0"/>
      <w:marBottom w:val="0"/>
      <w:divBdr>
        <w:top w:val="none" w:sz="0" w:space="0" w:color="auto"/>
        <w:left w:val="none" w:sz="0" w:space="0" w:color="auto"/>
        <w:bottom w:val="none" w:sz="0" w:space="0" w:color="auto"/>
        <w:right w:val="none" w:sz="0" w:space="0" w:color="auto"/>
      </w:divBdr>
    </w:div>
    <w:div w:id="511645855">
      <w:bodyDiv w:val="1"/>
      <w:marLeft w:val="0"/>
      <w:marRight w:val="0"/>
      <w:marTop w:val="0"/>
      <w:marBottom w:val="0"/>
      <w:divBdr>
        <w:top w:val="none" w:sz="0" w:space="0" w:color="auto"/>
        <w:left w:val="none" w:sz="0" w:space="0" w:color="auto"/>
        <w:bottom w:val="none" w:sz="0" w:space="0" w:color="auto"/>
        <w:right w:val="none" w:sz="0" w:space="0" w:color="auto"/>
      </w:divBdr>
    </w:div>
    <w:div w:id="513307595">
      <w:bodyDiv w:val="1"/>
      <w:marLeft w:val="0"/>
      <w:marRight w:val="0"/>
      <w:marTop w:val="0"/>
      <w:marBottom w:val="0"/>
      <w:divBdr>
        <w:top w:val="none" w:sz="0" w:space="0" w:color="auto"/>
        <w:left w:val="none" w:sz="0" w:space="0" w:color="auto"/>
        <w:bottom w:val="none" w:sz="0" w:space="0" w:color="auto"/>
        <w:right w:val="none" w:sz="0" w:space="0" w:color="auto"/>
      </w:divBdr>
    </w:div>
    <w:div w:id="524709898">
      <w:bodyDiv w:val="1"/>
      <w:marLeft w:val="0"/>
      <w:marRight w:val="0"/>
      <w:marTop w:val="0"/>
      <w:marBottom w:val="0"/>
      <w:divBdr>
        <w:top w:val="none" w:sz="0" w:space="0" w:color="auto"/>
        <w:left w:val="none" w:sz="0" w:space="0" w:color="auto"/>
        <w:bottom w:val="none" w:sz="0" w:space="0" w:color="auto"/>
        <w:right w:val="none" w:sz="0" w:space="0" w:color="auto"/>
      </w:divBdr>
    </w:div>
    <w:div w:id="531306049">
      <w:bodyDiv w:val="1"/>
      <w:marLeft w:val="0"/>
      <w:marRight w:val="0"/>
      <w:marTop w:val="0"/>
      <w:marBottom w:val="0"/>
      <w:divBdr>
        <w:top w:val="none" w:sz="0" w:space="0" w:color="auto"/>
        <w:left w:val="none" w:sz="0" w:space="0" w:color="auto"/>
        <w:bottom w:val="none" w:sz="0" w:space="0" w:color="auto"/>
        <w:right w:val="none" w:sz="0" w:space="0" w:color="auto"/>
      </w:divBdr>
    </w:div>
    <w:div w:id="560410297">
      <w:bodyDiv w:val="1"/>
      <w:marLeft w:val="0"/>
      <w:marRight w:val="0"/>
      <w:marTop w:val="0"/>
      <w:marBottom w:val="0"/>
      <w:divBdr>
        <w:top w:val="none" w:sz="0" w:space="0" w:color="auto"/>
        <w:left w:val="none" w:sz="0" w:space="0" w:color="auto"/>
        <w:bottom w:val="none" w:sz="0" w:space="0" w:color="auto"/>
        <w:right w:val="none" w:sz="0" w:space="0" w:color="auto"/>
      </w:divBdr>
    </w:div>
    <w:div w:id="576289618">
      <w:bodyDiv w:val="1"/>
      <w:marLeft w:val="0"/>
      <w:marRight w:val="0"/>
      <w:marTop w:val="0"/>
      <w:marBottom w:val="0"/>
      <w:divBdr>
        <w:top w:val="none" w:sz="0" w:space="0" w:color="auto"/>
        <w:left w:val="none" w:sz="0" w:space="0" w:color="auto"/>
        <w:bottom w:val="none" w:sz="0" w:space="0" w:color="auto"/>
        <w:right w:val="none" w:sz="0" w:space="0" w:color="auto"/>
      </w:divBdr>
    </w:div>
    <w:div w:id="577444788">
      <w:bodyDiv w:val="1"/>
      <w:marLeft w:val="0"/>
      <w:marRight w:val="0"/>
      <w:marTop w:val="0"/>
      <w:marBottom w:val="0"/>
      <w:divBdr>
        <w:top w:val="none" w:sz="0" w:space="0" w:color="auto"/>
        <w:left w:val="none" w:sz="0" w:space="0" w:color="auto"/>
        <w:bottom w:val="none" w:sz="0" w:space="0" w:color="auto"/>
        <w:right w:val="none" w:sz="0" w:space="0" w:color="auto"/>
      </w:divBdr>
    </w:div>
    <w:div w:id="577591640">
      <w:bodyDiv w:val="1"/>
      <w:marLeft w:val="0"/>
      <w:marRight w:val="0"/>
      <w:marTop w:val="0"/>
      <w:marBottom w:val="0"/>
      <w:divBdr>
        <w:top w:val="none" w:sz="0" w:space="0" w:color="auto"/>
        <w:left w:val="none" w:sz="0" w:space="0" w:color="auto"/>
        <w:bottom w:val="none" w:sz="0" w:space="0" w:color="auto"/>
        <w:right w:val="none" w:sz="0" w:space="0" w:color="auto"/>
      </w:divBdr>
    </w:div>
    <w:div w:id="587419778">
      <w:bodyDiv w:val="1"/>
      <w:marLeft w:val="0"/>
      <w:marRight w:val="0"/>
      <w:marTop w:val="0"/>
      <w:marBottom w:val="0"/>
      <w:divBdr>
        <w:top w:val="none" w:sz="0" w:space="0" w:color="auto"/>
        <w:left w:val="none" w:sz="0" w:space="0" w:color="auto"/>
        <w:bottom w:val="none" w:sz="0" w:space="0" w:color="auto"/>
        <w:right w:val="none" w:sz="0" w:space="0" w:color="auto"/>
      </w:divBdr>
    </w:div>
    <w:div w:id="588513385">
      <w:bodyDiv w:val="1"/>
      <w:marLeft w:val="0"/>
      <w:marRight w:val="0"/>
      <w:marTop w:val="0"/>
      <w:marBottom w:val="0"/>
      <w:divBdr>
        <w:top w:val="none" w:sz="0" w:space="0" w:color="auto"/>
        <w:left w:val="none" w:sz="0" w:space="0" w:color="auto"/>
        <w:bottom w:val="none" w:sz="0" w:space="0" w:color="auto"/>
        <w:right w:val="none" w:sz="0" w:space="0" w:color="auto"/>
      </w:divBdr>
    </w:div>
    <w:div w:id="598026724">
      <w:bodyDiv w:val="1"/>
      <w:marLeft w:val="0"/>
      <w:marRight w:val="0"/>
      <w:marTop w:val="0"/>
      <w:marBottom w:val="0"/>
      <w:divBdr>
        <w:top w:val="none" w:sz="0" w:space="0" w:color="auto"/>
        <w:left w:val="none" w:sz="0" w:space="0" w:color="auto"/>
        <w:bottom w:val="none" w:sz="0" w:space="0" w:color="auto"/>
        <w:right w:val="none" w:sz="0" w:space="0" w:color="auto"/>
      </w:divBdr>
    </w:div>
    <w:div w:id="599724668">
      <w:bodyDiv w:val="1"/>
      <w:marLeft w:val="0"/>
      <w:marRight w:val="0"/>
      <w:marTop w:val="0"/>
      <w:marBottom w:val="0"/>
      <w:divBdr>
        <w:top w:val="none" w:sz="0" w:space="0" w:color="auto"/>
        <w:left w:val="none" w:sz="0" w:space="0" w:color="auto"/>
        <w:bottom w:val="none" w:sz="0" w:space="0" w:color="auto"/>
        <w:right w:val="none" w:sz="0" w:space="0" w:color="auto"/>
      </w:divBdr>
    </w:div>
    <w:div w:id="599869811">
      <w:bodyDiv w:val="1"/>
      <w:marLeft w:val="0"/>
      <w:marRight w:val="0"/>
      <w:marTop w:val="0"/>
      <w:marBottom w:val="0"/>
      <w:divBdr>
        <w:top w:val="none" w:sz="0" w:space="0" w:color="auto"/>
        <w:left w:val="none" w:sz="0" w:space="0" w:color="auto"/>
        <w:bottom w:val="none" w:sz="0" w:space="0" w:color="auto"/>
        <w:right w:val="none" w:sz="0" w:space="0" w:color="auto"/>
      </w:divBdr>
    </w:div>
    <w:div w:id="603466033">
      <w:bodyDiv w:val="1"/>
      <w:marLeft w:val="0"/>
      <w:marRight w:val="0"/>
      <w:marTop w:val="0"/>
      <w:marBottom w:val="0"/>
      <w:divBdr>
        <w:top w:val="none" w:sz="0" w:space="0" w:color="auto"/>
        <w:left w:val="none" w:sz="0" w:space="0" w:color="auto"/>
        <w:bottom w:val="none" w:sz="0" w:space="0" w:color="auto"/>
        <w:right w:val="none" w:sz="0" w:space="0" w:color="auto"/>
      </w:divBdr>
    </w:div>
    <w:div w:id="603734042">
      <w:bodyDiv w:val="1"/>
      <w:marLeft w:val="0"/>
      <w:marRight w:val="0"/>
      <w:marTop w:val="0"/>
      <w:marBottom w:val="0"/>
      <w:divBdr>
        <w:top w:val="none" w:sz="0" w:space="0" w:color="auto"/>
        <w:left w:val="none" w:sz="0" w:space="0" w:color="auto"/>
        <w:bottom w:val="none" w:sz="0" w:space="0" w:color="auto"/>
        <w:right w:val="none" w:sz="0" w:space="0" w:color="auto"/>
      </w:divBdr>
      <w:divsChild>
        <w:div w:id="71512328">
          <w:marLeft w:val="0"/>
          <w:marRight w:val="0"/>
          <w:marTop w:val="0"/>
          <w:marBottom w:val="0"/>
          <w:divBdr>
            <w:top w:val="none" w:sz="0" w:space="0" w:color="auto"/>
            <w:left w:val="none" w:sz="0" w:space="0" w:color="auto"/>
            <w:bottom w:val="none" w:sz="0" w:space="0" w:color="auto"/>
            <w:right w:val="none" w:sz="0" w:space="0" w:color="auto"/>
          </w:divBdr>
        </w:div>
      </w:divsChild>
    </w:div>
    <w:div w:id="603923366">
      <w:bodyDiv w:val="1"/>
      <w:marLeft w:val="0"/>
      <w:marRight w:val="0"/>
      <w:marTop w:val="0"/>
      <w:marBottom w:val="0"/>
      <w:divBdr>
        <w:top w:val="none" w:sz="0" w:space="0" w:color="auto"/>
        <w:left w:val="none" w:sz="0" w:space="0" w:color="auto"/>
        <w:bottom w:val="none" w:sz="0" w:space="0" w:color="auto"/>
        <w:right w:val="none" w:sz="0" w:space="0" w:color="auto"/>
      </w:divBdr>
    </w:div>
    <w:div w:id="603928597">
      <w:bodyDiv w:val="1"/>
      <w:marLeft w:val="0"/>
      <w:marRight w:val="0"/>
      <w:marTop w:val="0"/>
      <w:marBottom w:val="0"/>
      <w:divBdr>
        <w:top w:val="none" w:sz="0" w:space="0" w:color="auto"/>
        <w:left w:val="none" w:sz="0" w:space="0" w:color="auto"/>
        <w:bottom w:val="none" w:sz="0" w:space="0" w:color="auto"/>
        <w:right w:val="none" w:sz="0" w:space="0" w:color="auto"/>
      </w:divBdr>
    </w:div>
    <w:div w:id="610359739">
      <w:bodyDiv w:val="1"/>
      <w:marLeft w:val="0"/>
      <w:marRight w:val="0"/>
      <w:marTop w:val="0"/>
      <w:marBottom w:val="0"/>
      <w:divBdr>
        <w:top w:val="none" w:sz="0" w:space="0" w:color="auto"/>
        <w:left w:val="none" w:sz="0" w:space="0" w:color="auto"/>
        <w:bottom w:val="none" w:sz="0" w:space="0" w:color="auto"/>
        <w:right w:val="none" w:sz="0" w:space="0" w:color="auto"/>
      </w:divBdr>
    </w:div>
    <w:div w:id="619537465">
      <w:bodyDiv w:val="1"/>
      <w:marLeft w:val="0"/>
      <w:marRight w:val="0"/>
      <w:marTop w:val="0"/>
      <w:marBottom w:val="0"/>
      <w:divBdr>
        <w:top w:val="none" w:sz="0" w:space="0" w:color="auto"/>
        <w:left w:val="none" w:sz="0" w:space="0" w:color="auto"/>
        <w:bottom w:val="none" w:sz="0" w:space="0" w:color="auto"/>
        <w:right w:val="none" w:sz="0" w:space="0" w:color="auto"/>
      </w:divBdr>
    </w:div>
    <w:div w:id="621427201">
      <w:bodyDiv w:val="1"/>
      <w:marLeft w:val="0"/>
      <w:marRight w:val="0"/>
      <w:marTop w:val="0"/>
      <w:marBottom w:val="0"/>
      <w:divBdr>
        <w:top w:val="none" w:sz="0" w:space="0" w:color="auto"/>
        <w:left w:val="none" w:sz="0" w:space="0" w:color="auto"/>
        <w:bottom w:val="none" w:sz="0" w:space="0" w:color="auto"/>
        <w:right w:val="none" w:sz="0" w:space="0" w:color="auto"/>
      </w:divBdr>
    </w:div>
    <w:div w:id="623191340">
      <w:bodyDiv w:val="1"/>
      <w:marLeft w:val="0"/>
      <w:marRight w:val="0"/>
      <w:marTop w:val="0"/>
      <w:marBottom w:val="0"/>
      <w:divBdr>
        <w:top w:val="none" w:sz="0" w:space="0" w:color="auto"/>
        <w:left w:val="none" w:sz="0" w:space="0" w:color="auto"/>
        <w:bottom w:val="none" w:sz="0" w:space="0" w:color="auto"/>
        <w:right w:val="none" w:sz="0" w:space="0" w:color="auto"/>
      </w:divBdr>
    </w:div>
    <w:div w:id="627055064">
      <w:bodyDiv w:val="1"/>
      <w:marLeft w:val="0"/>
      <w:marRight w:val="0"/>
      <w:marTop w:val="0"/>
      <w:marBottom w:val="0"/>
      <w:divBdr>
        <w:top w:val="none" w:sz="0" w:space="0" w:color="auto"/>
        <w:left w:val="none" w:sz="0" w:space="0" w:color="auto"/>
        <w:bottom w:val="none" w:sz="0" w:space="0" w:color="auto"/>
        <w:right w:val="none" w:sz="0" w:space="0" w:color="auto"/>
      </w:divBdr>
    </w:div>
    <w:div w:id="635987507">
      <w:bodyDiv w:val="1"/>
      <w:marLeft w:val="0"/>
      <w:marRight w:val="0"/>
      <w:marTop w:val="0"/>
      <w:marBottom w:val="0"/>
      <w:divBdr>
        <w:top w:val="none" w:sz="0" w:space="0" w:color="auto"/>
        <w:left w:val="none" w:sz="0" w:space="0" w:color="auto"/>
        <w:bottom w:val="none" w:sz="0" w:space="0" w:color="auto"/>
        <w:right w:val="none" w:sz="0" w:space="0" w:color="auto"/>
      </w:divBdr>
    </w:div>
    <w:div w:id="637534584">
      <w:bodyDiv w:val="1"/>
      <w:marLeft w:val="0"/>
      <w:marRight w:val="0"/>
      <w:marTop w:val="0"/>
      <w:marBottom w:val="0"/>
      <w:divBdr>
        <w:top w:val="none" w:sz="0" w:space="0" w:color="auto"/>
        <w:left w:val="none" w:sz="0" w:space="0" w:color="auto"/>
        <w:bottom w:val="none" w:sz="0" w:space="0" w:color="auto"/>
        <w:right w:val="none" w:sz="0" w:space="0" w:color="auto"/>
      </w:divBdr>
    </w:div>
    <w:div w:id="638463992">
      <w:bodyDiv w:val="1"/>
      <w:marLeft w:val="0"/>
      <w:marRight w:val="0"/>
      <w:marTop w:val="0"/>
      <w:marBottom w:val="0"/>
      <w:divBdr>
        <w:top w:val="none" w:sz="0" w:space="0" w:color="auto"/>
        <w:left w:val="none" w:sz="0" w:space="0" w:color="auto"/>
        <w:bottom w:val="none" w:sz="0" w:space="0" w:color="auto"/>
        <w:right w:val="none" w:sz="0" w:space="0" w:color="auto"/>
      </w:divBdr>
    </w:div>
    <w:div w:id="646595954">
      <w:bodyDiv w:val="1"/>
      <w:marLeft w:val="0"/>
      <w:marRight w:val="0"/>
      <w:marTop w:val="0"/>
      <w:marBottom w:val="0"/>
      <w:divBdr>
        <w:top w:val="none" w:sz="0" w:space="0" w:color="auto"/>
        <w:left w:val="none" w:sz="0" w:space="0" w:color="auto"/>
        <w:bottom w:val="none" w:sz="0" w:space="0" w:color="auto"/>
        <w:right w:val="none" w:sz="0" w:space="0" w:color="auto"/>
      </w:divBdr>
    </w:div>
    <w:div w:id="660623542">
      <w:bodyDiv w:val="1"/>
      <w:marLeft w:val="0"/>
      <w:marRight w:val="0"/>
      <w:marTop w:val="0"/>
      <w:marBottom w:val="0"/>
      <w:divBdr>
        <w:top w:val="none" w:sz="0" w:space="0" w:color="auto"/>
        <w:left w:val="none" w:sz="0" w:space="0" w:color="auto"/>
        <w:bottom w:val="none" w:sz="0" w:space="0" w:color="auto"/>
        <w:right w:val="none" w:sz="0" w:space="0" w:color="auto"/>
      </w:divBdr>
    </w:div>
    <w:div w:id="662049057">
      <w:bodyDiv w:val="1"/>
      <w:marLeft w:val="0"/>
      <w:marRight w:val="0"/>
      <w:marTop w:val="0"/>
      <w:marBottom w:val="0"/>
      <w:divBdr>
        <w:top w:val="none" w:sz="0" w:space="0" w:color="auto"/>
        <w:left w:val="none" w:sz="0" w:space="0" w:color="auto"/>
        <w:bottom w:val="none" w:sz="0" w:space="0" w:color="auto"/>
        <w:right w:val="none" w:sz="0" w:space="0" w:color="auto"/>
      </w:divBdr>
    </w:div>
    <w:div w:id="690104218">
      <w:bodyDiv w:val="1"/>
      <w:marLeft w:val="0"/>
      <w:marRight w:val="0"/>
      <w:marTop w:val="0"/>
      <w:marBottom w:val="0"/>
      <w:divBdr>
        <w:top w:val="none" w:sz="0" w:space="0" w:color="auto"/>
        <w:left w:val="none" w:sz="0" w:space="0" w:color="auto"/>
        <w:bottom w:val="none" w:sz="0" w:space="0" w:color="auto"/>
        <w:right w:val="none" w:sz="0" w:space="0" w:color="auto"/>
      </w:divBdr>
    </w:div>
    <w:div w:id="690180612">
      <w:bodyDiv w:val="1"/>
      <w:marLeft w:val="0"/>
      <w:marRight w:val="0"/>
      <w:marTop w:val="0"/>
      <w:marBottom w:val="0"/>
      <w:divBdr>
        <w:top w:val="none" w:sz="0" w:space="0" w:color="auto"/>
        <w:left w:val="none" w:sz="0" w:space="0" w:color="auto"/>
        <w:bottom w:val="none" w:sz="0" w:space="0" w:color="auto"/>
        <w:right w:val="none" w:sz="0" w:space="0" w:color="auto"/>
      </w:divBdr>
    </w:div>
    <w:div w:id="698317888">
      <w:bodyDiv w:val="1"/>
      <w:marLeft w:val="0"/>
      <w:marRight w:val="0"/>
      <w:marTop w:val="0"/>
      <w:marBottom w:val="0"/>
      <w:divBdr>
        <w:top w:val="none" w:sz="0" w:space="0" w:color="auto"/>
        <w:left w:val="none" w:sz="0" w:space="0" w:color="auto"/>
        <w:bottom w:val="none" w:sz="0" w:space="0" w:color="auto"/>
        <w:right w:val="none" w:sz="0" w:space="0" w:color="auto"/>
      </w:divBdr>
    </w:div>
    <w:div w:id="708997966">
      <w:bodyDiv w:val="1"/>
      <w:marLeft w:val="0"/>
      <w:marRight w:val="0"/>
      <w:marTop w:val="0"/>
      <w:marBottom w:val="0"/>
      <w:divBdr>
        <w:top w:val="none" w:sz="0" w:space="0" w:color="auto"/>
        <w:left w:val="none" w:sz="0" w:space="0" w:color="auto"/>
        <w:bottom w:val="none" w:sz="0" w:space="0" w:color="auto"/>
        <w:right w:val="none" w:sz="0" w:space="0" w:color="auto"/>
      </w:divBdr>
    </w:div>
    <w:div w:id="714081352">
      <w:bodyDiv w:val="1"/>
      <w:marLeft w:val="0"/>
      <w:marRight w:val="0"/>
      <w:marTop w:val="0"/>
      <w:marBottom w:val="0"/>
      <w:divBdr>
        <w:top w:val="none" w:sz="0" w:space="0" w:color="auto"/>
        <w:left w:val="none" w:sz="0" w:space="0" w:color="auto"/>
        <w:bottom w:val="none" w:sz="0" w:space="0" w:color="auto"/>
        <w:right w:val="none" w:sz="0" w:space="0" w:color="auto"/>
      </w:divBdr>
    </w:div>
    <w:div w:id="722097659">
      <w:bodyDiv w:val="1"/>
      <w:marLeft w:val="0"/>
      <w:marRight w:val="0"/>
      <w:marTop w:val="0"/>
      <w:marBottom w:val="0"/>
      <w:divBdr>
        <w:top w:val="none" w:sz="0" w:space="0" w:color="auto"/>
        <w:left w:val="none" w:sz="0" w:space="0" w:color="auto"/>
        <w:bottom w:val="none" w:sz="0" w:space="0" w:color="auto"/>
        <w:right w:val="none" w:sz="0" w:space="0" w:color="auto"/>
      </w:divBdr>
    </w:div>
    <w:div w:id="739138084">
      <w:bodyDiv w:val="1"/>
      <w:marLeft w:val="0"/>
      <w:marRight w:val="0"/>
      <w:marTop w:val="0"/>
      <w:marBottom w:val="0"/>
      <w:divBdr>
        <w:top w:val="none" w:sz="0" w:space="0" w:color="auto"/>
        <w:left w:val="none" w:sz="0" w:space="0" w:color="auto"/>
        <w:bottom w:val="none" w:sz="0" w:space="0" w:color="auto"/>
        <w:right w:val="none" w:sz="0" w:space="0" w:color="auto"/>
      </w:divBdr>
    </w:div>
    <w:div w:id="752119312">
      <w:bodyDiv w:val="1"/>
      <w:marLeft w:val="0"/>
      <w:marRight w:val="0"/>
      <w:marTop w:val="0"/>
      <w:marBottom w:val="0"/>
      <w:divBdr>
        <w:top w:val="none" w:sz="0" w:space="0" w:color="auto"/>
        <w:left w:val="none" w:sz="0" w:space="0" w:color="auto"/>
        <w:bottom w:val="none" w:sz="0" w:space="0" w:color="auto"/>
        <w:right w:val="none" w:sz="0" w:space="0" w:color="auto"/>
      </w:divBdr>
    </w:div>
    <w:div w:id="752169908">
      <w:bodyDiv w:val="1"/>
      <w:marLeft w:val="0"/>
      <w:marRight w:val="0"/>
      <w:marTop w:val="0"/>
      <w:marBottom w:val="0"/>
      <w:divBdr>
        <w:top w:val="none" w:sz="0" w:space="0" w:color="auto"/>
        <w:left w:val="none" w:sz="0" w:space="0" w:color="auto"/>
        <w:bottom w:val="none" w:sz="0" w:space="0" w:color="auto"/>
        <w:right w:val="none" w:sz="0" w:space="0" w:color="auto"/>
      </w:divBdr>
    </w:div>
    <w:div w:id="755053452">
      <w:bodyDiv w:val="1"/>
      <w:marLeft w:val="0"/>
      <w:marRight w:val="0"/>
      <w:marTop w:val="0"/>
      <w:marBottom w:val="0"/>
      <w:divBdr>
        <w:top w:val="none" w:sz="0" w:space="0" w:color="auto"/>
        <w:left w:val="none" w:sz="0" w:space="0" w:color="auto"/>
        <w:bottom w:val="none" w:sz="0" w:space="0" w:color="auto"/>
        <w:right w:val="none" w:sz="0" w:space="0" w:color="auto"/>
      </w:divBdr>
    </w:div>
    <w:div w:id="809900803">
      <w:bodyDiv w:val="1"/>
      <w:marLeft w:val="0"/>
      <w:marRight w:val="0"/>
      <w:marTop w:val="0"/>
      <w:marBottom w:val="0"/>
      <w:divBdr>
        <w:top w:val="none" w:sz="0" w:space="0" w:color="auto"/>
        <w:left w:val="none" w:sz="0" w:space="0" w:color="auto"/>
        <w:bottom w:val="none" w:sz="0" w:space="0" w:color="auto"/>
        <w:right w:val="none" w:sz="0" w:space="0" w:color="auto"/>
      </w:divBdr>
    </w:div>
    <w:div w:id="810561421">
      <w:bodyDiv w:val="1"/>
      <w:marLeft w:val="0"/>
      <w:marRight w:val="0"/>
      <w:marTop w:val="0"/>
      <w:marBottom w:val="0"/>
      <w:divBdr>
        <w:top w:val="none" w:sz="0" w:space="0" w:color="auto"/>
        <w:left w:val="none" w:sz="0" w:space="0" w:color="auto"/>
        <w:bottom w:val="none" w:sz="0" w:space="0" w:color="auto"/>
        <w:right w:val="none" w:sz="0" w:space="0" w:color="auto"/>
      </w:divBdr>
    </w:div>
    <w:div w:id="812214073">
      <w:bodyDiv w:val="1"/>
      <w:marLeft w:val="0"/>
      <w:marRight w:val="0"/>
      <w:marTop w:val="0"/>
      <w:marBottom w:val="0"/>
      <w:divBdr>
        <w:top w:val="none" w:sz="0" w:space="0" w:color="auto"/>
        <w:left w:val="none" w:sz="0" w:space="0" w:color="auto"/>
        <w:bottom w:val="none" w:sz="0" w:space="0" w:color="auto"/>
        <w:right w:val="none" w:sz="0" w:space="0" w:color="auto"/>
      </w:divBdr>
    </w:div>
    <w:div w:id="815536209">
      <w:bodyDiv w:val="1"/>
      <w:marLeft w:val="0"/>
      <w:marRight w:val="0"/>
      <w:marTop w:val="0"/>
      <w:marBottom w:val="0"/>
      <w:divBdr>
        <w:top w:val="none" w:sz="0" w:space="0" w:color="auto"/>
        <w:left w:val="none" w:sz="0" w:space="0" w:color="auto"/>
        <w:bottom w:val="none" w:sz="0" w:space="0" w:color="auto"/>
        <w:right w:val="none" w:sz="0" w:space="0" w:color="auto"/>
      </w:divBdr>
    </w:div>
    <w:div w:id="818308893">
      <w:bodyDiv w:val="1"/>
      <w:marLeft w:val="0"/>
      <w:marRight w:val="0"/>
      <w:marTop w:val="0"/>
      <w:marBottom w:val="0"/>
      <w:divBdr>
        <w:top w:val="none" w:sz="0" w:space="0" w:color="auto"/>
        <w:left w:val="none" w:sz="0" w:space="0" w:color="auto"/>
        <w:bottom w:val="none" w:sz="0" w:space="0" w:color="auto"/>
        <w:right w:val="none" w:sz="0" w:space="0" w:color="auto"/>
      </w:divBdr>
    </w:div>
    <w:div w:id="819426146">
      <w:bodyDiv w:val="1"/>
      <w:marLeft w:val="0"/>
      <w:marRight w:val="0"/>
      <w:marTop w:val="0"/>
      <w:marBottom w:val="0"/>
      <w:divBdr>
        <w:top w:val="none" w:sz="0" w:space="0" w:color="auto"/>
        <w:left w:val="none" w:sz="0" w:space="0" w:color="auto"/>
        <w:bottom w:val="none" w:sz="0" w:space="0" w:color="auto"/>
        <w:right w:val="none" w:sz="0" w:space="0" w:color="auto"/>
      </w:divBdr>
    </w:div>
    <w:div w:id="834035278">
      <w:bodyDiv w:val="1"/>
      <w:marLeft w:val="0"/>
      <w:marRight w:val="0"/>
      <w:marTop w:val="0"/>
      <w:marBottom w:val="0"/>
      <w:divBdr>
        <w:top w:val="none" w:sz="0" w:space="0" w:color="auto"/>
        <w:left w:val="none" w:sz="0" w:space="0" w:color="auto"/>
        <w:bottom w:val="none" w:sz="0" w:space="0" w:color="auto"/>
        <w:right w:val="none" w:sz="0" w:space="0" w:color="auto"/>
      </w:divBdr>
    </w:div>
    <w:div w:id="837616012">
      <w:bodyDiv w:val="1"/>
      <w:marLeft w:val="0"/>
      <w:marRight w:val="0"/>
      <w:marTop w:val="0"/>
      <w:marBottom w:val="0"/>
      <w:divBdr>
        <w:top w:val="none" w:sz="0" w:space="0" w:color="auto"/>
        <w:left w:val="none" w:sz="0" w:space="0" w:color="auto"/>
        <w:bottom w:val="none" w:sz="0" w:space="0" w:color="auto"/>
        <w:right w:val="none" w:sz="0" w:space="0" w:color="auto"/>
      </w:divBdr>
    </w:div>
    <w:div w:id="838420506">
      <w:bodyDiv w:val="1"/>
      <w:marLeft w:val="0"/>
      <w:marRight w:val="0"/>
      <w:marTop w:val="0"/>
      <w:marBottom w:val="0"/>
      <w:divBdr>
        <w:top w:val="none" w:sz="0" w:space="0" w:color="auto"/>
        <w:left w:val="none" w:sz="0" w:space="0" w:color="auto"/>
        <w:bottom w:val="none" w:sz="0" w:space="0" w:color="auto"/>
        <w:right w:val="none" w:sz="0" w:space="0" w:color="auto"/>
      </w:divBdr>
    </w:div>
    <w:div w:id="839544968">
      <w:bodyDiv w:val="1"/>
      <w:marLeft w:val="0"/>
      <w:marRight w:val="0"/>
      <w:marTop w:val="0"/>
      <w:marBottom w:val="0"/>
      <w:divBdr>
        <w:top w:val="none" w:sz="0" w:space="0" w:color="auto"/>
        <w:left w:val="none" w:sz="0" w:space="0" w:color="auto"/>
        <w:bottom w:val="none" w:sz="0" w:space="0" w:color="auto"/>
        <w:right w:val="none" w:sz="0" w:space="0" w:color="auto"/>
      </w:divBdr>
    </w:div>
    <w:div w:id="846092957">
      <w:bodyDiv w:val="1"/>
      <w:marLeft w:val="0"/>
      <w:marRight w:val="0"/>
      <w:marTop w:val="0"/>
      <w:marBottom w:val="0"/>
      <w:divBdr>
        <w:top w:val="none" w:sz="0" w:space="0" w:color="auto"/>
        <w:left w:val="none" w:sz="0" w:space="0" w:color="auto"/>
        <w:bottom w:val="none" w:sz="0" w:space="0" w:color="auto"/>
        <w:right w:val="none" w:sz="0" w:space="0" w:color="auto"/>
      </w:divBdr>
    </w:div>
    <w:div w:id="850950682">
      <w:bodyDiv w:val="1"/>
      <w:marLeft w:val="0"/>
      <w:marRight w:val="0"/>
      <w:marTop w:val="0"/>
      <w:marBottom w:val="0"/>
      <w:divBdr>
        <w:top w:val="none" w:sz="0" w:space="0" w:color="auto"/>
        <w:left w:val="none" w:sz="0" w:space="0" w:color="auto"/>
        <w:bottom w:val="none" w:sz="0" w:space="0" w:color="auto"/>
        <w:right w:val="none" w:sz="0" w:space="0" w:color="auto"/>
      </w:divBdr>
    </w:div>
    <w:div w:id="863983164">
      <w:bodyDiv w:val="1"/>
      <w:marLeft w:val="0"/>
      <w:marRight w:val="0"/>
      <w:marTop w:val="0"/>
      <w:marBottom w:val="0"/>
      <w:divBdr>
        <w:top w:val="none" w:sz="0" w:space="0" w:color="auto"/>
        <w:left w:val="none" w:sz="0" w:space="0" w:color="auto"/>
        <w:bottom w:val="none" w:sz="0" w:space="0" w:color="auto"/>
        <w:right w:val="none" w:sz="0" w:space="0" w:color="auto"/>
      </w:divBdr>
    </w:div>
    <w:div w:id="865941919">
      <w:bodyDiv w:val="1"/>
      <w:marLeft w:val="0"/>
      <w:marRight w:val="0"/>
      <w:marTop w:val="0"/>
      <w:marBottom w:val="0"/>
      <w:divBdr>
        <w:top w:val="none" w:sz="0" w:space="0" w:color="auto"/>
        <w:left w:val="none" w:sz="0" w:space="0" w:color="auto"/>
        <w:bottom w:val="none" w:sz="0" w:space="0" w:color="auto"/>
        <w:right w:val="none" w:sz="0" w:space="0" w:color="auto"/>
      </w:divBdr>
    </w:div>
    <w:div w:id="875968183">
      <w:bodyDiv w:val="1"/>
      <w:marLeft w:val="0"/>
      <w:marRight w:val="0"/>
      <w:marTop w:val="0"/>
      <w:marBottom w:val="0"/>
      <w:divBdr>
        <w:top w:val="none" w:sz="0" w:space="0" w:color="auto"/>
        <w:left w:val="none" w:sz="0" w:space="0" w:color="auto"/>
        <w:bottom w:val="none" w:sz="0" w:space="0" w:color="auto"/>
        <w:right w:val="none" w:sz="0" w:space="0" w:color="auto"/>
      </w:divBdr>
    </w:div>
    <w:div w:id="878401555">
      <w:bodyDiv w:val="1"/>
      <w:marLeft w:val="0"/>
      <w:marRight w:val="0"/>
      <w:marTop w:val="0"/>
      <w:marBottom w:val="0"/>
      <w:divBdr>
        <w:top w:val="none" w:sz="0" w:space="0" w:color="auto"/>
        <w:left w:val="none" w:sz="0" w:space="0" w:color="auto"/>
        <w:bottom w:val="none" w:sz="0" w:space="0" w:color="auto"/>
        <w:right w:val="none" w:sz="0" w:space="0" w:color="auto"/>
      </w:divBdr>
    </w:div>
    <w:div w:id="878975916">
      <w:bodyDiv w:val="1"/>
      <w:marLeft w:val="0"/>
      <w:marRight w:val="0"/>
      <w:marTop w:val="0"/>
      <w:marBottom w:val="0"/>
      <w:divBdr>
        <w:top w:val="none" w:sz="0" w:space="0" w:color="auto"/>
        <w:left w:val="none" w:sz="0" w:space="0" w:color="auto"/>
        <w:bottom w:val="none" w:sz="0" w:space="0" w:color="auto"/>
        <w:right w:val="none" w:sz="0" w:space="0" w:color="auto"/>
      </w:divBdr>
    </w:div>
    <w:div w:id="917861132">
      <w:bodyDiv w:val="1"/>
      <w:marLeft w:val="0"/>
      <w:marRight w:val="0"/>
      <w:marTop w:val="0"/>
      <w:marBottom w:val="0"/>
      <w:divBdr>
        <w:top w:val="none" w:sz="0" w:space="0" w:color="auto"/>
        <w:left w:val="none" w:sz="0" w:space="0" w:color="auto"/>
        <w:bottom w:val="none" w:sz="0" w:space="0" w:color="auto"/>
        <w:right w:val="none" w:sz="0" w:space="0" w:color="auto"/>
      </w:divBdr>
    </w:div>
    <w:div w:id="918448288">
      <w:bodyDiv w:val="1"/>
      <w:marLeft w:val="0"/>
      <w:marRight w:val="0"/>
      <w:marTop w:val="0"/>
      <w:marBottom w:val="0"/>
      <w:divBdr>
        <w:top w:val="none" w:sz="0" w:space="0" w:color="auto"/>
        <w:left w:val="none" w:sz="0" w:space="0" w:color="auto"/>
        <w:bottom w:val="none" w:sz="0" w:space="0" w:color="auto"/>
        <w:right w:val="none" w:sz="0" w:space="0" w:color="auto"/>
      </w:divBdr>
    </w:div>
    <w:div w:id="918558102">
      <w:bodyDiv w:val="1"/>
      <w:marLeft w:val="0"/>
      <w:marRight w:val="0"/>
      <w:marTop w:val="0"/>
      <w:marBottom w:val="0"/>
      <w:divBdr>
        <w:top w:val="none" w:sz="0" w:space="0" w:color="auto"/>
        <w:left w:val="none" w:sz="0" w:space="0" w:color="auto"/>
        <w:bottom w:val="none" w:sz="0" w:space="0" w:color="auto"/>
        <w:right w:val="none" w:sz="0" w:space="0" w:color="auto"/>
      </w:divBdr>
    </w:div>
    <w:div w:id="921182253">
      <w:bodyDiv w:val="1"/>
      <w:marLeft w:val="0"/>
      <w:marRight w:val="0"/>
      <w:marTop w:val="0"/>
      <w:marBottom w:val="0"/>
      <w:divBdr>
        <w:top w:val="none" w:sz="0" w:space="0" w:color="auto"/>
        <w:left w:val="none" w:sz="0" w:space="0" w:color="auto"/>
        <w:bottom w:val="none" w:sz="0" w:space="0" w:color="auto"/>
        <w:right w:val="none" w:sz="0" w:space="0" w:color="auto"/>
      </w:divBdr>
    </w:div>
    <w:div w:id="922375227">
      <w:bodyDiv w:val="1"/>
      <w:marLeft w:val="0"/>
      <w:marRight w:val="0"/>
      <w:marTop w:val="0"/>
      <w:marBottom w:val="0"/>
      <w:divBdr>
        <w:top w:val="none" w:sz="0" w:space="0" w:color="auto"/>
        <w:left w:val="none" w:sz="0" w:space="0" w:color="auto"/>
        <w:bottom w:val="none" w:sz="0" w:space="0" w:color="auto"/>
        <w:right w:val="none" w:sz="0" w:space="0" w:color="auto"/>
      </w:divBdr>
    </w:div>
    <w:div w:id="930361055">
      <w:bodyDiv w:val="1"/>
      <w:marLeft w:val="0"/>
      <w:marRight w:val="0"/>
      <w:marTop w:val="0"/>
      <w:marBottom w:val="0"/>
      <w:divBdr>
        <w:top w:val="none" w:sz="0" w:space="0" w:color="auto"/>
        <w:left w:val="none" w:sz="0" w:space="0" w:color="auto"/>
        <w:bottom w:val="none" w:sz="0" w:space="0" w:color="auto"/>
        <w:right w:val="none" w:sz="0" w:space="0" w:color="auto"/>
      </w:divBdr>
    </w:div>
    <w:div w:id="934485500">
      <w:bodyDiv w:val="1"/>
      <w:marLeft w:val="0"/>
      <w:marRight w:val="0"/>
      <w:marTop w:val="0"/>
      <w:marBottom w:val="0"/>
      <w:divBdr>
        <w:top w:val="none" w:sz="0" w:space="0" w:color="auto"/>
        <w:left w:val="none" w:sz="0" w:space="0" w:color="auto"/>
        <w:bottom w:val="none" w:sz="0" w:space="0" w:color="auto"/>
        <w:right w:val="none" w:sz="0" w:space="0" w:color="auto"/>
      </w:divBdr>
    </w:div>
    <w:div w:id="946695936">
      <w:bodyDiv w:val="1"/>
      <w:marLeft w:val="0"/>
      <w:marRight w:val="0"/>
      <w:marTop w:val="0"/>
      <w:marBottom w:val="0"/>
      <w:divBdr>
        <w:top w:val="none" w:sz="0" w:space="0" w:color="auto"/>
        <w:left w:val="none" w:sz="0" w:space="0" w:color="auto"/>
        <w:bottom w:val="none" w:sz="0" w:space="0" w:color="auto"/>
        <w:right w:val="none" w:sz="0" w:space="0" w:color="auto"/>
      </w:divBdr>
    </w:div>
    <w:div w:id="948004088">
      <w:bodyDiv w:val="1"/>
      <w:marLeft w:val="0"/>
      <w:marRight w:val="0"/>
      <w:marTop w:val="0"/>
      <w:marBottom w:val="0"/>
      <w:divBdr>
        <w:top w:val="none" w:sz="0" w:space="0" w:color="auto"/>
        <w:left w:val="none" w:sz="0" w:space="0" w:color="auto"/>
        <w:bottom w:val="none" w:sz="0" w:space="0" w:color="auto"/>
        <w:right w:val="none" w:sz="0" w:space="0" w:color="auto"/>
      </w:divBdr>
    </w:div>
    <w:div w:id="954144111">
      <w:bodyDiv w:val="1"/>
      <w:marLeft w:val="0"/>
      <w:marRight w:val="0"/>
      <w:marTop w:val="0"/>
      <w:marBottom w:val="0"/>
      <w:divBdr>
        <w:top w:val="none" w:sz="0" w:space="0" w:color="auto"/>
        <w:left w:val="none" w:sz="0" w:space="0" w:color="auto"/>
        <w:bottom w:val="none" w:sz="0" w:space="0" w:color="auto"/>
        <w:right w:val="none" w:sz="0" w:space="0" w:color="auto"/>
      </w:divBdr>
    </w:div>
    <w:div w:id="958028691">
      <w:bodyDiv w:val="1"/>
      <w:marLeft w:val="0"/>
      <w:marRight w:val="0"/>
      <w:marTop w:val="0"/>
      <w:marBottom w:val="0"/>
      <w:divBdr>
        <w:top w:val="none" w:sz="0" w:space="0" w:color="auto"/>
        <w:left w:val="none" w:sz="0" w:space="0" w:color="auto"/>
        <w:bottom w:val="none" w:sz="0" w:space="0" w:color="auto"/>
        <w:right w:val="none" w:sz="0" w:space="0" w:color="auto"/>
      </w:divBdr>
    </w:div>
    <w:div w:id="958216946">
      <w:bodyDiv w:val="1"/>
      <w:marLeft w:val="0"/>
      <w:marRight w:val="0"/>
      <w:marTop w:val="0"/>
      <w:marBottom w:val="0"/>
      <w:divBdr>
        <w:top w:val="none" w:sz="0" w:space="0" w:color="auto"/>
        <w:left w:val="none" w:sz="0" w:space="0" w:color="auto"/>
        <w:bottom w:val="none" w:sz="0" w:space="0" w:color="auto"/>
        <w:right w:val="none" w:sz="0" w:space="0" w:color="auto"/>
      </w:divBdr>
    </w:div>
    <w:div w:id="959148248">
      <w:bodyDiv w:val="1"/>
      <w:marLeft w:val="0"/>
      <w:marRight w:val="0"/>
      <w:marTop w:val="0"/>
      <w:marBottom w:val="0"/>
      <w:divBdr>
        <w:top w:val="none" w:sz="0" w:space="0" w:color="auto"/>
        <w:left w:val="none" w:sz="0" w:space="0" w:color="auto"/>
        <w:bottom w:val="none" w:sz="0" w:space="0" w:color="auto"/>
        <w:right w:val="none" w:sz="0" w:space="0" w:color="auto"/>
      </w:divBdr>
    </w:div>
    <w:div w:id="965234783">
      <w:bodyDiv w:val="1"/>
      <w:marLeft w:val="0"/>
      <w:marRight w:val="0"/>
      <w:marTop w:val="0"/>
      <w:marBottom w:val="0"/>
      <w:divBdr>
        <w:top w:val="none" w:sz="0" w:space="0" w:color="auto"/>
        <w:left w:val="none" w:sz="0" w:space="0" w:color="auto"/>
        <w:bottom w:val="none" w:sz="0" w:space="0" w:color="auto"/>
        <w:right w:val="none" w:sz="0" w:space="0" w:color="auto"/>
      </w:divBdr>
    </w:div>
    <w:div w:id="983194059">
      <w:bodyDiv w:val="1"/>
      <w:marLeft w:val="0"/>
      <w:marRight w:val="0"/>
      <w:marTop w:val="0"/>
      <w:marBottom w:val="0"/>
      <w:divBdr>
        <w:top w:val="none" w:sz="0" w:space="0" w:color="auto"/>
        <w:left w:val="none" w:sz="0" w:space="0" w:color="auto"/>
        <w:bottom w:val="none" w:sz="0" w:space="0" w:color="auto"/>
        <w:right w:val="none" w:sz="0" w:space="0" w:color="auto"/>
      </w:divBdr>
    </w:div>
    <w:div w:id="984234936">
      <w:bodyDiv w:val="1"/>
      <w:marLeft w:val="0"/>
      <w:marRight w:val="0"/>
      <w:marTop w:val="0"/>
      <w:marBottom w:val="0"/>
      <w:divBdr>
        <w:top w:val="none" w:sz="0" w:space="0" w:color="auto"/>
        <w:left w:val="none" w:sz="0" w:space="0" w:color="auto"/>
        <w:bottom w:val="none" w:sz="0" w:space="0" w:color="auto"/>
        <w:right w:val="none" w:sz="0" w:space="0" w:color="auto"/>
      </w:divBdr>
    </w:div>
    <w:div w:id="993220158">
      <w:bodyDiv w:val="1"/>
      <w:marLeft w:val="0"/>
      <w:marRight w:val="0"/>
      <w:marTop w:val="0"/>
      <w:marBottom w:val="0"/>
      <w:divBdr>
        <w:top w:val="none" w:sz="0" w:space="0" w:color="auto"/>
        <w:left w:val="none" w:sz="0" w:space="0" w:color="auto"/>
        <w:bottom w:val="none" w:sz="0" w:space="0" w:color="auto"/>
        <w:right w:val="none" w:sz="0" w:space="0" w:color="auto"/>
      </w:divBdr>
    </w:div>
    <w:div w:id="995761695">
      <w:bodyDiv w:val="1"/>
      <w:marLeft w:val="0"/>
      <w:marRight w:val="0"/>
      <w:marTop w:val="0"/>
      <w:marBottom w:val="0"/>
      <w:divBdr>
        <w:top w:val="none" w:sz="0" w:space="0" w:color="auto"/>
        <w:left w:val="none" w:sz="0" w:space="0" w:color="auto"/>
        <w:bottom w:val="none" w:sz="0" w:space="0" w:color="auto"/>
        <w:right w:val="none" w:sz="0" w:space="0" w:color="auto"/>
      </w:divBdr>
    </w:div>
    <w:div w:id="999508230">
      <w:bodyDiv w:val="1"/>
      <w:marLeft w:val="0"/>
      <w:marRight w:val="0"/>
      <w:marTop w:val="0"/>
      <w:marBottom w:val="0"/>
      <w:divBdr>
        <w:top w:val="none" w:sz="0" w:space="0" w:color="auto"/>
        <w:left w:val="none" w:sz="0" w:space="0" w:color="auto"/>
        <w:bottom w:val="none" w:sz="0" w:space="0" w:color="auto"/>
        <w:right w:val="none" w:sz="0" w:space="0" w:color="auto"/>
      </w:divBdr>
    </w:div>
    <w:div w:id="1009599399">
      <w:bodyDiv w:val="1"/>
      <w:marLeft w:val="0"/>
      <w:marRight w:val="0"/>
      <w:marTop w:val="0"/>
      <w:marBottom w:val="0"/>
      <w:divBdr>
        <w:top w:val="none" w:sz="0" w:space="0" w:color="auto"/>
        <w:left w:val="none" w:sz="0" w:space="0" w:color="auto"/>
        <w:bottom w:val="none" w:sz="0" w:space="0" w:color="auto"/>
        <w:right w:val="none" w:sz="0" w:space="0" w:color="auto"/>
      </w:divBdr>
    </w:div>
    <w:div w:id="1020476125">
      <w:bodyDiv w:val="1"/>
      <w:marLeft w:val="0"/>
      <w:marRight w:val="0"/>
      <w:marTop w:val="0"/>
      <w:marBottom w:val="0"/>
      <w:divBdr>
        <w:top w:val="none" w:sz="0" w:space="0" w:color="auto"/>
        <w:left w:val="none" w:sz="0" w:space="0" w:color="auto"/>
        <w:bottom w:val="none" w:sz="0" w:space="0" w:color="auto"/>
        <w:right w:val="none" w:sz="0" w:space="0" w:color="auto"/>
      </w:divBdr>
    </w:div>
    <w:div w:id="1023676906">
      <w:bodyDiv w:val="1"/>
      <w:marLeft w:val="0"/>
      <w:marRight w:val="0"/>
      <w:marTop w:val="0"/>
      <w:marBottom w:val="0"/>
      <w:divBdr>
        <w:top w:val="none" w:sz="0" w:space="0" w:color="auto"/>
        <w:left w:val="none" w:sz="0" w:space="0" w:color="auto"/>
        <w:bottom w:val="none" w:sz="0" w:space="0" w:color="auto"/>
        <w:right w:val="none" w:sz="0" w:space="0" w:color="auto"/>
      </w:divBdr>
    </w:div>
    <w:div w:id="1030497951">
      <w:bodyDiv w:val="1"/>
      <w:marLeft w:val="0"/>
      <w:marRight w:val="0"/>
      <w:marTop w:val="0"/>
      <w:marBottom w:val="0"/>
      <w:divBdr>
        <w:top w:val="none" w:sz="0" w:space="0" w:color="auto"/>
        <w:left w:val="none" w:sz="0" w:space="0" w:color="auto"/>
        <w:bottom w:val="none" w:sz="0" w:space="0" w:color="auto"/>
        <w:right w:val="none" w:sz="0" w:space="0" w:color="auto"/>
      </w:divBdr>
    </w:div>
    <w:div w:id="1042097177">
      <w:bodyDiv w:val="1"/>
      <w:marLeft w:val="0"/>
      <w:marRight w:val="0"/>
      <w:marTop w:val="0"/>
      <w:marBottom w:val="0"/>
      <w:divBdr>
        <w:top w:val="none" w:sz="0" w:space="0" w:color="auto"/>
        <w:left w:val="none" w:sz="0" w:space="0" w:color="auto"/>
        <w:bottom w:val="none" w:sz="0" w:space="0" w:color="auto"/>
        <w:right w:val="none" w:sz="0" w:space="0" w:color="auto"/>
      </w:divBdr>
    </w:div>
    <w:div w:id="1050346518">
      <w:bodyDiv w:val="1"/>
      <w:marLeft w:val="0"/>
      <w:marRight w:val="0"/>
      <w:marTop w:val="0"/>
      <w:marBottom w:val="0"/>
      <w:divBdr>
        <w:top w:val="none" w:sz="0" w:space="0" w:color="auto"/>
        <w:left w:val="none" w:sz="0" w:space="0" w:color="auto"/>
        <w:bottom w:val="none" w:sz="0" w:space="0" w:color="auto"/>
        <w:right w:val="none" w:sz="0" w:space="0" w:color="auto"/>
      </w:divBdr>
    </w:div>
    <w:div w:id="1063405340">
      <w:bodyDiv w:val="1"/>
      <w:marLeft w:val="0"/>
      <w:marRight w:val="0"/>
      <w:marTop w:val="0"/>
      <w:marBottom w:val="0"/>
      <w:divBdr>
        <w:top w:val="none" w:sz="0" w:space="0" w:color="auto"/>
        <w:left w:val="none" w:sz="0" w:space="0" w:color="auto"/>
        <w:bottom w:val="none" w:sz="0" w:space="0" w:color="auto"/>
        <w:right w:val="none" w:sz="0" w:space="0" w:color="auto"/>
      </w:divBdr>
    </w:div>
    <w:div w:id="1074426674">
      <w:bodyDiv w:val="1"/>
      <w:marLeft w:val="0"/>
      <w:marRight w:val="0"/>
      <w:marTop w:val="0"/>
      <w:marBottom w:val="0"/>
      <w:divBdr>
        <w:top w:val="none" w:sz="0" w:space="0" w:color="auto"/>
        <w:left w:val="none" w:sz="0" w:space="0" w:color="auto"/>
        <w:bottom w:val="none" w:sz="0" w:space="0" w:color="auto"/>
        <w:right w:val="none" w:sz="0" w:space="0" w:color="auto"/>
      </w:divBdr>
    </w:div>
    <w:div w:id="1083835069">
      <w:bodyDiv w:val="1"/>
      <w:marLeft w:val="0"/>
      <w:marRight w:val="0"/>
      <w:marTop w:val="0"/>
      <w:marBottom w:val="0"/>
      <w:divBdr>
        <w:top w:val="none" w:sz="0" w:space="0" w:color="auto"/>
        <w:left w:val="none" w:sz="0" w:space="0" w:color="auto"/>
        <w:bottom w:val="none" w:sz="0" w:space="0" w:color="auto"/>
        <w:right w:val="none" w:sz="0" w:space="0" w:color="auto"/>
      </w:divBdr>
    </w:div>
    <w:div w:id="1088039384">
      <w:bodyDiv w:val="1"/>
      <w:marLeft w:val="0"/>
      <w:marRight w:val="0"/>
      <w:marTop w:val="0"/>
      <w:marBottom w:val="0"/>
      <w:divBdr>
        <w:top w:val="none" w:sz="0" w:space="0" w:color="auto"/>
        <w:left w:val="none" w:sz="0" w:space="0" w:color="auto"/>
        <w:bottom w:val="none" w:sz="0" w:space="0" w:color="auto"/>
        <w:right w:val="none" w:sz="0" w:space="0" w:color="auto"/>
      </w:divBdr>
    </w:div>
    <w:div w:id="1111439566">
      <w:bodyDiv w:val="1"/>
      <w:marLeft w:val="0"/>
      <w:marRight w:val="0"/>
      <w:marTop w:val="0"/>
      <w:marBottom w:val="0"/>
      <w:divBdr>
        <w:top w:val="none" w:sz="0" w:space="0" w:color="auto"/>
        <w:left w:val="none" w:sz="0" w:space="0" w:color="auto"/>
        <w:bottom w:val="none" w:sz="0" w:space="0" w:color="auto"/>
        <w:right w:val="none" w:sz="0" w:space="0" w:color="auto"/>
      </w:divBdr>
    </w:div>
    <w:div w:id="1113326756">
      <w:bodyDiv w:val="1"/>
      <w:marLeft w:val="0"/>
      <w:marRight w:val="0"/>
      <w:marTop w:val="0"/>
      <w:marBottom w:val="0"/>
      <w:divBdr>
        <w:top w:val="none" w:sz="0" w:space="0" w:color="auto"/>
        <w:left w:val="none" w:sz="0" w:space="0" w:color="auto"/>
        <w:bottom w:val="none" w:sz="0" w:space="0" w:color="auto"/>
        <w:right w:val="none" w:sz="0" w:space="0" w:color="auto"/>
      </w:divBdr>
    </w:div>
    <w:div w:id="1120951091">
      <w:bodyDiv w:val="1"/>
      <w:marLeft w:val="0"/>
      <w:marRight w:val="0"/>
      <w:marTop w:val="0"/>
      <w:marBottom w:val="0"/>
      <w:divBdr>
        <w:top w:val="none" w:sz="0" w:space="0" w:color="auto"/>
        <w:left w:val="none" w:sz="0" w:space="0" w:color="auto"/>
        <w:bottom w:val="none" w:sz="0" w:space="0" w:color="auto"/>
        <w:right w:val="none" w:sz="0" w:space="0" w:color="auto"/>
      </w:divBdr>
    </w:div>
    <w:div w:id="1136534343">
      <w:bodyDiv w:val="1"/>
      <w:marLeft w:val="0"/>
      <w:marRight w:val="0"/>
      <w:marTop w:val="0"/>
      <w:marBottom w:val="0"/>
      <w:divBdr>
        <w:top w:val="none" w:sz="0" w:space="0" w:color="auto"/>
        <w:left w:val="none" w:sz="0" w:space="0" w:color="auto"/>
        <w:bottom w:val="none" w:sz="0" w:space="0" w:color="auto"/>
        <w:right w:val="none" w:sz="0" w:space="0" w:color="auto"/>
      </w:divBdr>
    </w:div>
    <w:div w:id="1140076374">
      <w:bodyDiv w:val="1"/>
      <w:marLeft w:val="0"/>
      <w:marRight w:val="0"/>
      <w:marTop w:val="0"/>
      <w:marBottom w:val="0"/>
      <w:divBdr>
        <w:top w:val="none" w:sz="0" w:space="0" w:color="auto"/>
        <w:left w:val="none" w:sz="0" w:space="0" w:color="auto"/>
        <w:bottom w:val="none" w:sz="0" w:space="0" w:color="auto"/>
        <w:right w:val="none" w:sz="0" w:space="0" w:color="auto"/>
      </w:divBdr>
    </w:div>
    <w:div w:id="1147086883">
      <w:bodyDiv w:val="1"/>
      <w:marLeft w:val="0"/>
      <w:marRight w:val="0"/>
      <w:marTop w:val="0"/>
      <w:marBottom w:val="0"/>
      <w:divBdr>
        <w:top w:val="none" w:sz="0" w:space="0" w:color="auto"/>
        <w:left w:val="none" w:sz="0" w:space="0" w:color="auto"/>
        <w:bottom w:val="none" w:sz="0" w:space="0" w:color="auto"/>
        <w:right w:val="none" w:sz="0" w:space="0" w:color="auto"/>
      </w:divBdr>
    </w:div>
    <w:div w:id="1148327011">
      <w:bodyDiv w:val="1"/>
      <w:marLeft w:val="0"/>
      <w:marRight w:val="0"/>
      <w:marTop w:val="0"/>
      <w:marBottom w:val="0"/>
      <w:divBdr>
        <w:top w:val="none" w:sz="0" w:space="0" w:color="auto"/>
        <w:left w:val="none" w:sz="0" w:space="0" w:color="auto"/>
        <w:bottom w:val="none" w:sz="0" w:space="0" w:color="auto"/>
        <w:right w:val="none" w:sz="0" w:space="0" w:color="auto"/>
      </w:divBdr>
    </w:div>
    <w:div w:id="1148521641">
      <w:bodyDiv w:val="1"/>
      <w:marLeft w:val="0"/>
      <w:marRight w:val="0"/>
      <w:marTop w:val="0"/>
      <w:marBottom w:val="0"/>
      <w:divBdr>
        <w:top w:val="none" w:sz="0" w:space="0" w:color="auto"/>
        <w:left w:val="none" w:sz="0" w:space="0" w:color="auto"/>
        <w:bottom w:val="none" w:sz="0" w:space="0" w:color="auto"/>
        <w:right w:val="none" w:sz="0" w:space="0" w:color="auto"/>
      </w:divBdr>
    </w:div>
    <w:div w:id="1149831383">
      <w:bodyDiv w:val="1"/>
      <w:marLeft w:val="0"/>
      <w:marRight w:val="0"/>
      <w:marTop w:val="0"/>
      <w:marBottom w:val="0"/>
      <w:divBdr>
        <w:top w:val="none" w:sz="0" w:space="0" w:color="auto"/>
        <w:left w:val="none" w:sz="0" w:space="0" w:color="auto"/>
        <w:bottom w:val="none" w:sz="0" w:space="0" w:color="auto"/>
        <w:right w:val="none" w:sz="0" w:space="0" w:color="auto"/>
      </w:divBdr>
    </w:div>
    <w:div w:id="1152326969">
      <w:bodyDiv w:val="1"/>
      <w:marLeft w:val="0"/>
      <w:marRight w:val="0"/>
      <w:marTop w:val="0"/>
      <w:marBottom w:val="0"/>
      <w:divBdr>
        <w:top w:val="none" w:sz="0" w:space="0" w:color="auto"/>
        <w:left w:val="none" w:sz="0" w:space="0" w:color="auto"/>
        <w:bottom w:val="none" w:sz="0" w:space="0" w:color="auto"/>
        <w:right w:val="none" w:sz="0" w:space="0" w:color="auto"/>
      </w:divBdr>
    </w:div>
    <w:div w:id="1152330971">
      <w:bodyDiv w:val="1"/>
      <w:marLeft w:val="0"/>
      <w:marRight w:val="0"/>
      <w:marTop w:val="0"/>
      <w:marBottom w:val="0"/>
      <w:divBdr>
        <w:top w:val="none" w:sz="0" w:space="0" w:color="auto"/>
        <w:left w:val="none" w:sz="0" w:space="0" w:color="auto"/>
        <w:bottom w:val="none" w:sz="0" w:space="0" w:color="auto"/>
        <w:right w:val="none" w:sz="0" w:space="0" w:color="auto"/>
      </w:divBdr>
    </w:div>
    <w:div w:id="1162039521">
      <w:bodyDiv w:val="1"/>
      <w:marLeft w:val="0"/>
      <w:marRight w:val="0"/>
      <w:marTop w:val="0"/>
      <w:marBottom w:val="0"/>
      <w:divBdr>
        <w:top w:val="none" w:sz="0" w:space="0" w:color="auto"/>
        <w:left w:val="none" w:sz="0" w:space="0" w:color="auto"/>
        <w:bottom w:val="none" w:sz="0" w:space="0" w:color="auto"/>
        <w:right w:val="none" w:sz="0" w:space="0" w:color="auto"/>
      </w:divBdr>
    </w:div>
    <w:div w:id="1165897482">
      <w:bodyDiv w:val="1"/>
      <w:marLeft w:val="0"/>
      <w:marRight w:val="0"/>
      <w:marTop w:val="0"/>
      <w:marBottom w:val="0"/>
      <w:divBdr>
        <w:top w:val="none" w:sz="0" w:space="0" w:color="auto"/>
        <w:left w:val="none" w:sz="0" w:space="0" w:color="auto"/>
        <w:bottom w:val="none" w:sz="0" w:space="0" w:color="auto"/>
        <w:right w:val="none" w:sz="0" w:space="0" w:color="auto"/>
      </w:divBdr>
    </w:div>
    <w:div w:id="1180387623">
      <w:bodyDiv w:val="1"/>
      <w:marLeft w:val="0"/>
      <w:marRight w:val="0"/>
      <w:marTop w:val="0"/>
      <w:marBottom w:val="0"/>
      <w:divBdr>
        <w:top w:val="none" w:sz="0" w:space="0" w:color="auto"/>
        <w:left w:val="none" w:sz="0" w:space="0" w:color="auto"/>
        <w:bottom w:val="none" w:sz="0" w:space="0" w:color="auto"/>
        <w:right w:val="none" w:sz="0" w:space="0" w:color="auto"/>
      </w:divBdr>
    </w:div>
    <w:div w:id="1199395328">
      <w:bodyDiv w:val="1"/>
      <w:marLeft w:val="0"/>
      <w:marRight w:val="0"/>
      <w:marTop w:val="0"/>
      <w:marBottom w:val="0"/>
      <w:divBdr>
        <w:top w:val="none" w:sz="0" w:space="0" w:color="auto"/>
        <w:left w:val="none" w:sz="0" w:space="0" w:color="auto"/>
        <w:bottom w:val="none" w:sz="0" w:space="0" w:color="auto"/>
        <w:right w:val="none" w:sz="0" w:space="0" w:color="auto"/>
      </w:divBdr>
    </w:div>
    <w:div w:id="1202211210">
      <w:bodyDiv w:val="1"/>
      <w:marLeft w:val="0"/>
      <w:marRight w:val="0"/>
      <w:marTop w:val="0"/>
      <w:marBottom w:val="0"/>
      <w:divBdr>
        <w:top w:val="none" w:sz="0" w:space="0" w:color="auto"/>
        <w:left w:val="none" w:sz="0" w:space="0" w:color="auto"/>
        <w:bottom w:val="none" w:sz="0" w:space="0" w:color="auto"/>
        <w:right w:val="none" w:sz="0" w:space="0" w:color="auto"/>
      </w:divBdr>
    </w:div>
    <w:div w:id="1202863215">
      <w:bodyDiv w:val="1"/>
      <w:marLeft w:val="0"/>
      <w:marRight w:val="0"/>
      <w:marTop w:val="0"/>
      <w:marBottom w:val="0"/>
      <w:divBdr>
        <w:top w:val="none" w:sz="0" w:space="0" w:color="auto"/>
        <w:left w:val="none" w:sz="0" w:space="0" w:color="auto"/>
        <w:bottom w:val="none" w:sz="0" w:space="0" w:color="auto"/>
        <w:right w:val="none" w:sz="0" w:space="0" w:color="auto"/>
      </w:divBdr>
    </w:div>
    <w:div w:id="1204946579">
      <w:bodyDiv w:val="1"/>
      <w:marLeft w:val="0"/>
      <w:marRight w:val="0"/>
      <w:marTop w:val="0"/>
      <w:marBottom w:val="0"/>
      <w:divBdr>
        <w:top w:val="none" w:sz="0" w:space="0" w:color="auto"/>
        <w:left w:val="none" w:sz="0" w:space="0" w:color="auto"/>
        <w:bottom w:val="none" w:sz="0" w:space="0" w:color="auto"/>
        <w:right w:val="none" w:sz="0" w:space="0" w:color="auto"/>
      </w:divBdr>
    </w:div>
    <w:div w:id="1215240160">
      <w:bodyDiv w:val="1"/>
      <w:marLeft w:val="0"/>
      <w:marRight w:val="0"/>
      <w:marTop w:val="0"/>
      <w:marBottom w:val="0"/>
      <w:divBdr>
        <w:top w:val="none" w:sz="0" w:space="0" w:color="auto"/>
        <w:left w:val="none" w:sz="0" w:space="0" w:color="auto"/>
        <w:bottom w:val="none" w:sz="0" w:space="0" w:color="auto"/>
        <w:right w:val="none" w:sz="0" w:space="0" w:color="auto"/>
      </w:divBdr>
    </w:div>
    <w:div w:id="1244027879">
      <w:bodyDiv w:val="1"/>
      <w:marLeft w:val="0"/>
      <w:marRight w:val="0"/>
      <w:marTop w:val="0"/>
      <w:marBottom w:val="0"/>
      <w:divBdr>
        <w:top w:val="none" w:sz="0" w:space="0" w:color="auto"/>
        <w:left w:val="none" w:sz="0" w:space="0" w:color="auto"/>
        <w:bottom w:val="none" w:sz="0" w:space="0" w:color="auto"/>
        <w:right w:val="none" w:sz="0" w:space="0" w:color="auto"/>
      </w:divBdr>
    </w:div>
    <w:div w:id="1258513726">
      <w:bodyDiv w:val="1"/>
      <w:marLeft w:val="0"/>
      <w:marRight w:val="0"/>
      <w:marTop w:val="0"/>
      <w:marBottom w:val="0"/>
      <w:divBdr>
        <w:top w:val="none" w:sz="0" w:space="0" w:color="auto"/>
        <w:left w:val="none" w:sz="0" w:space="0" w:color="auto"/>
        <w:bottom w:val="none" w:sz="0" w:space="0" w:color="auto"/>
        <w:right w:val="none" w:sz="0" w:space="0" w:color="auto"/>
      </w:divBdr>
    </w:div>
    <w:div w:id="1262954254">
      <w:bodyDiv w:val="1"/>
      <w:marLeft w:val="0"/>
      <w:marRight w:val="0"/>
      <w:marTop w:val="0"/>
      <w:marBottom w:val="0"/>
      <w:divBdr>
        <w:top w:val="none" w:sz="0" w:space="0" w:color="auto"/>
        <w:left w:val="none" w:sz="0" w:space="0" w:color="auto"/>
        <w:bottom w:val="none" w:sz="0" w:space="0" w:color="auto"/>
        <w:right w:val="none" w:sz="0" w:space="0" w:color="auto"/>
      </w:divBdr>
    </w:div>
    <w:div w:id="1264264012">
      <w:bodyDiv w:val="1"/>
      <w:marLeft w:val="0"/>
      <w:marRight w:val="0"/>
      <w:marTop w:val="0"/>
      <w:marBottom w:val="0"/>
      <w:divBdr>
        <w:top w:val="none" w:sz="0" w:space="0" w:color="auto"/>
        <w:left w:val="none" w:sz="0" w:space="0" w:color="auto"/>
        <w:bottom w:val="none" w:sz="0" w:space="0" w:color="auto"/>
        <w:right w:val="none" w:sz="0" w:space="0" w:color="auto"/>
      </w:divBdr>
    </w:div>
    <w:div w:id="1270888691">
      <w:bodyDiv w:val="1"/>
      <w:marLeft w:val="0"/>
      <w:marRight w:val="0"/>
      <w:marTop w:val="0"/>
      <w:marBottom w:val="0"/>
      <w:divBdr>
        <w:top w:val="none" w:sz="0" w:space="0" w:color="auto"/>
        <w:left w:val="none" w:sz="0" w:space="0" w:color="auto"/>
        <w:bottom w:val="none" w:sz="0" w:space="0" w:color="auto"/>
        <w:right w:val="none" w:sz="0" w:space="0" w:color="auto"/>
      </w:divBdr>
    </w:div>
    <w:div w:id="1285581215">
      <w:bodyDiv w:val="1"/>
      <w:marLeft w:val="0"/>
      <w:marRight w:val="0"/>
      <w:marTop w:val="0"/>
      <w:marBottom w:val="0"/>
      <w:divBdr>
        <w:top w:val="none" w:sz="0" w:space="0" w:color="auto"/>
        <w:left w:val="none" w:sz="0" w:space="0" w:color="auto"/>
        <w:bottom w:val="none" w:sz="0" w:space="0" w:color="auto"/>
        <w:right w:val="none" w:sz="0" w:space="0" w:color="auto"/>
      </w:divBdr>
    </w:div>
    <w:div w:id="1304892035">
      <w:bodyDiv w:val="1"/>
      <w:marLeft w:val="0"/>
      <w:marRight w:val="0"/>
      <w:marTop w:val="0"/>
      <w:marBottom w:val="0"/>
      <w:divBdr>
        <w:top w:val="none" w:sz="0" w:space="0" w:color="auto"/>
        <w:left w:val="none" w:sz="0" w:space="0" w:color="auto"/>
        <w:bottom w:val="none" w:sz="0" w:space="0" w:color="auto"/>
        <w:right w:val="none" w:sz="0" w:space="0" w:color="auto"/>
      </w:divBdr>
    </w:div>
    <w:div w:id="1308971521">
      <w:bodyDiv w:val="1"/>
      <w:marLeft w:val="0"/>
      <w:marRight w:val="0"/>
      <w:marTop w:val="0"/>
      <w:marBottom w:val="0"/>
      <w:divBdr>
        <w:top w:val="none" w:sz="0" w:space="0" w:color="auto"/>
        <w:left w:val="none" w:sz="0" w:space="0" w:color="auto"/>
        <w:bottom w:val="none" w:sz="0" w:space="0" w:color="auto"/>
        <w:right w:val="none" w:sz="0" w:space="0" w:color="auto"/>
      </w:divBdr>
    </w:div>
    <w:div w:id="1311985174">
      <w:bodyDiv w:val="1"/>
      <w:marLeft w:val="0"/>
      <w:marRight w:val="0"/>
      <w:marTop w:val="0"/>
      <w:marBottom w:val="0"/>
      <w:divBdr>
        <w:top w:val="none" w:sz="0" w:space="0" w:color="auto"/>
        <w:left w:val="none" w:sz="0" w:space="0" w:color="auto"/>
        <w:bottom w:val="none" w:sz="0" w:space="0" w:color="auto"/>
        <w:right w:val="none" w:sz="0" w:space="0" w:color="auto"/>
      </w:divBdr>
    </w:div>
    <w:div w:id="1312518570">
      <w:bodyDiv w:val="1"/>
      <w:marLeft w:val="0"/>
      <w:marRight w:val="0"/>
      <w:marTop w:val="0"/>
      <w:marBottom w:val="0"/>
      <w:divBdr>
        <w:top w:val="none" w:sz="0" w:space="0" w:color="auto"/>
        <w:left w:val="none" w:sz="0" w:space="0" w:color="auto"/>
        <w:bottom w:val="none" w:sz="0" w:space="0" w:color="auto"/>
        <w:right w:val="none" w:sz="0" w:space="0" w:color="auto"/>
      </w:divBdr>
    </w:div>
    <w:div w:id="1318414601">
      <w:bodyDiv w:val="1"/>
      <w:marLeft w:val="0"/>
      <w:marRight w:val="0"/>
      <w:marTop w:val="0"/>
      <w:marBottom w:val="0"/>
      <w:divBdr>
        <w:top w:val="none" w:sz="0" w:space="0" w:color="auto"/>
        <w:left w:val="none" w:sz="0" w:space="0" w:color="auto"/>
        <w:bottom w:val="none" w:sz="0" w:space="0" w:color="auto"/>
        <w:right w:val="none" w:sz="0" w:space="0" w:color="auto"/>
      </w:divBdr>
    </w:div>
    <w:div w:id="1320814843">
      <w:bodyDiv w:val="1"/>
      <w:marLeft w:val="0"/>
      <w:marRight w:val="0"/>
      <w:marTop w:val="0"/>
      <w:marBottom w:val="0"/>
      <w:divBdr>
        <w:top w:val="none" w:sz="0" w:space="0" w:color="auto"/>
        <w:left w:val="none" w:sz="0" w:space="0" w:color="auto"/>
        <w:bottom w:val="none" w:sz="0" w:space="0" w:color="auto"/>
        <w:right w:val="none" w:sz="0" w:space="0" w:color="auto"/>
      </w:divBdr>
    </w:div>
    <w:div w:id="1321081909">
      <w:bodyDiv w:val="1"/>
      <w:marLeft w:val="0"/>
      <w:marRight w:val="0"/>
      <w:marTop w:val="0"/>
      <w:marBottom w:val="0"/>
      <w:divBdr>
        <w:top w:val="none" w:sz="0" w:space="0" w:color="auto"/>
        <w:left w:val="none" w:sz="0" w:space="0" w:color="auto"/>
        <w:bottom w:val="none" w:sz="0" w:space="0" w:color="auto"/>
        <w:right w:val="none" w:sz="0" w:space="0" w:color="auto"/>
      </w:divBdr>
    </w:div>
    <w:div w:id="1323849916">
      <w:bodyDiv w:val="1"/>
      <w:marLeft w:val="0"/>
      <w:marRight w:val="0"/>
      <w:marTop w:val="0"/>
      <w:marBottom w:val="0"/>
      <w:divBdr>
        <w:top w:val="none" w:sz="0" w:space="0" w:color="auto"/>
        <w:left w:val="none" w:sz="0" w:space="0" w:color="auto"/>
        <w:bottom w:val="none" w:sz="0" w:space="0" w:color="auto"/>
        <w:right w:val="none" w:sz="0" w:space="0" w:color="auto"/>
      </w:divBdr>
    </w:div>
    <w:div w:id="1327707654">
      <w:bodyDiv w:val="1"/>
      <w:marLeft w:val="0"/>
      <w:marRight w:val="0"/>
      <w:marTop w:val="0"/>
      <w:marBottom w:val="0"/>
      <w:divBdr>
        <w:top w:val="none" w:sz="0" w:space="0" w:color="auto"/>
        <w:left w:val="none" w:sz="0" w:space="0" w:color="auto"/>
        <w:bottom w:val="none" w:sz="0" w:space="0" w:color="auto"/>
        <w:right w:val="none" w:sz="0" w:space="0" w:color="auto"/>
      </w:divBdr>
    </w:div>
    <w:div w:id="1331055057">
      <w:bodyDiv w:val="1"/>
      <w:marLeft w:val="0"/>
      <w:marRight w:val="0"/>
      <w:marTop w:val="0"/>
      <w:marBottom w:val="0"/>
      <w:divBdr>
        <w:top w:val="none" w:sz="0" w:space="0" w:color="auto"/>
        <w:left w:val="none" w:sz="0" w:space="0" w:color="auto"/>
        <w:bottom w:val="none" w:sz="0" w:space="0" w:color="auto"/>
        <w:right w:val="none" w:sz="0" w:space="0" w:color="auto"/>
      </w:divBdr>
    </w:div>
    <w:div w:id="1337418614">
      <w:bodyDiv w:val="1"/>
      <w:marLeft w:val="0"/>
      <w:marRight w:val="0"/>
      <w:marTop w:val="0"/>
      <w:marBottom w:val="0"/>
      <w:divBdr>
        <w:top w:val="none" w:sz="0" w:space="0" w:color="auto"/>
        <w:left w:val="none" w:sz="0" w:space="0" w:color="auto"/>
        <w:bottom w:val="none" w:sz="0" w:space="0" w:color="auto"/>
        <w:right w:val="none" w:sz="0" w:space="0" w:color="auto"/>
      </w:divBdr>
    </w:div>
    <w:div w:id="1342198491">
      <w:bodyDiv w:val="1"/>
      <w:marLeft w:val="0"/>
      <w:marRight w:val="0"/>
      <w:marTop w:val="0"/>
      <w:marBottom w:val="0"/>
      <w:divBdr>
        <w:top w:val="none" w:sz="0" w:space="0" w:color="auto"/>
        <w:left w:val="none" w:sz="0" w:space="0" w:color="auto"/>
        <w:bottom w:val="none" w:sz="0" w:space="0" w:color="auto"/>
        <w:right w:val="none" w:sz="0" w:space="0" w:color="auto"/>
      </w:divBdr>
    </w:div>
    <w:div w:id="1356150234">
      <w:bodyDiv w:val="1"/>
      <w:marLeft w:val="0"/>
      <w:marRight w:val="0"/>
      <w:marTop w:val="0"/>
      <w:marBottom w:val="0"/>
      <w:divBdr>
        <w:top w:val="none" w:sz="0" w:space="0" w:color="auto"/>
        <w:left w:val="none" w:sz="0" w:space="0" w:color="auto"/>
        <w:bottom w:val="none" w:sz="0" w:space="0" w:color="auto"/>
        <w:right w:val="none" w:sz="0" w:space="0" w:color="auto"/>
      </w:divBdr>
    </w:div>
    <w:div w:id="1359238175">
      <w:bodyDiv w:val="1"/>
      <w:marLeft w:val="0"/>
      <w:marRight w:val="0"/>
      <w:marTop w:val="0"/>
      <w:marBottom w:val="0"/>
      <w:divBdr>
        <w:top w:val="none" w:sz="0" w:space="0" w:color="auto"/>
        <w:left w:val="none" w:sz="0" w:space="0" w:color="auto"/>
        <w:bottom w:val="none" w:sz="0" w:space="0" w:color="auto"/>
        <w:right w:val="none" w:sz="0" w:space="0" w:color="auto"/>
      </w:divBdr>
      <w:divsChild>
        <w:div w:id="961426634">
          <w:marLeft w:val="0"/>
          <w:marRight w:val="0"/>
          <w:marTop w:val="0"/>
          <w:marBottom w:val="0"/>
          <w:divBdr>
            <w:top w:val="none" w:sz="0" w:space="0" w:color="auto"/>
            <w:left w:val="none" w:sz="0" w:space="0" w:color="auto"/>
            <w:bottom w:val="none" w:sz="0" w:space="0" w:color="auto"/>
            <w:right w:val="none" w:sz="0" w:space="0" w:color="auto"/>
          </w:divBdr>
        </w:div>
      </w:divsChild>
    </w:div>
    <w:div w:id="1367868577">
      <w:bodyDiv w:val="1"/>
      <w:marLeft w:val="0"/>
      <w:marRight w:val="0"/>
      <w:marTop w:val="0"/>
      <w:marBottom w:val="0"/>
      <w:divBdr>
        <w:top w:val="none" w:sz="0" w:space="0" w:color="auto"/>
        <w:left w:val="none" w:sz="0" w:space="0" w:color="auto"/>
        <w:bottom w:val="none" w:sz="0" w:space="0" w:color="auto"/>
        <w:right w:val="none" w:sz="0" w:space="0" w:color="auto"/>
      </w:divBdr>
    </w:div>
    <w:div w:id="1370911049">
      <w:bodyDiv w:val="1"/>
      <w:marLeft w:val="0"/>
      <w:marRight w:val="0"/>
      <w:marTop w:val="0"/>
      <w:marBottom w:val="0"/>
      <w:divBdr>
        <w:top w:val="none" w:sz="0" w:space="0" w:color="auto"/>
        <w:left w:val="none" w:sz="0" w:space="0" w:color="auto"/>
        <w:bottom w:val="none" w:sz="0" w:space="0" w:color="auto"/>
        <w:right w:val="none" w:sz="0" w:space="0" w:color="auto"/>
      </w:divBdr>
    </w:div>
    <w:div w:id="1389105534">
      <w:bodyDiv w:val="1"/>
      <w:marLeft w:val="0"/>
      <w:marRight w:val="0"/>
      <w:marTop w:val="0"/>
      <w:marBottom w:val="0"/>
      <w:divBdr>
        <w:top w:val="none" w:sz="0" w:space="0" w:color="auto"/>
        <w:left w:val="none" w:sz="0" w:space="0" w:color="auto"/>
        <w:bottom w:val="none" w:sz="0" w:space="0" w:color="auto"/>
        <w:right w:val="none" w:sz="0" w:space="0" w:color="auto"/>
      </w:divBdr>
    </w:div>
    <w:div w:id="1391420922">
      <w:bodyDiv w:val="1"/>
      <w:marLeft w:val="0"/>
      <w:marRight w:val="0"/>
      <w:marTop w:val="0"/>
      <w:marBottom w:val="0"/>
      <w:divBdr>
        <w:top w:val="none" w:sz="0" w:space="0" w:color="auto"/>
        <w:left w:val="none" w:sz="0" w:space="0" w:color="auto"/>
        <w:bottom w:val="none" w:sz="0" w:space="0" w:color="auto"/>
        <w:right w:val="none" w:sz="0" w:space="0" w:color="auto"/>
      </w:divBdr>
    </w:div>
    <w:div w:id="1392190559">
      <w:bodyDiv w:val="1"/>
      <w:marLeft w:val="0"/>
      <w:marRight w:val="0"/>
      <w:marTop w:val="0"/>
      <w:marBottom w:val="0"/>
      <w:divBdr>
        <w:top w:val="none" w:sz="0" w:space="0" w:color="auto"/>
        <w:left w:val="none" w:sz="0" w:space="0" w:color="auto"/>
        <w:bottom w:val="none" w:sz="0" w:space="0" w:color="auto"/>
        <w:right w:val="none" w:sz="0" w:space="0" w:color="auto"/>
      </w:divBdr>
    </w:div>
    <w:div w:id="1412969810">
      <w:bodyDiv w:val="1"/>
      <w:marLeft w:val="0"/>
      <w:marRight w:val="0"/>
      <w:marTop w:val="0"/>
      <w:marBottom w:val="0"/>
      <w:divBdr>
        <w:top w:val="none" w:sz="0" w:space="0" w:color="auto"/>
        <w:left w:val="none" w:sz="0" w:space="0" w:color="auto"/>
        <w:bottom w:val="none" w:sz="0" w:space="0" w:color="auto"/>
        <w:right w:val="none" w:sz="0" w:space="0" w:color="auto"/>
      </w:divBdr>
    </w:div>
    <w:div w:id="1423336423">
      <w:bodyDiv w:val="1"/>
      <w:marLeft w:val="0"/>
      <w:marRight w:val="0"/>
      <w:marTop w:val="0"/>
      <w:marBottom w:val="0"/>
      <w:divBdr>
        <w:top w:val="none" w:sz="0" w:space="0" w:color="auto"/>
        <w:left w:val="none" w:sz="0" w:space="0" w:color="auto"/>
        <w:bottom w:val="none" w:sz="0" w:space="0" w:color="auto"/>
        <w:right w:val="none" w:sz="0" w:space="0" w:color="auto"/>
      </w:divBdr>
    </w:div>
    <w:div w:id="1428112641">
      <w:bodyDiv w:val="1"/>
      <w:marLeft w:val="0"/>
      <w:marRight w:val="0"/>
      <w:marTop w:val="0"/>
      <w:marBottom w:val="0"/>
      <w:divBdr>
        <w:top w:val="none" w:sz="0" w:space="0" w:color="auto"/>
        <w:left w:val="none" w:sz="0" w:space="0" w:color="auto"/>
        <w:bottom w:val="none" w:sz="0" w:space="0" w:color="auto"/>
        <w:right w:val="none" w:sz="0" w:space="0" w:color="auto"/>
      </w:divBdr>
    </w:div>
    <w:div w:id="1436559997">
      <w:bodyDiv w:val="1"/>
      <w:marLeft w:val="0"/>
      <w:marRight w:val="0"/>
      <w:marTop w:val="0"/>
      <w:marBottom w:val="0"/>
      <w:divBdr>
        <w:top w:val="none" w:sz="0" w:space="0" w:color="auto"/>
        <w:left w:val="none" w:sz="0" w:space="0" w:color="auto"/>
        <w:bottom w:val="none" w:sz="0" w:space="0" w:color="auto"/>
        <w:right w:val="none" w:sz="0" w:space="0" w:color="auto"/>
      </w:divBdr>
    </w:div>
    <w:div w:id="1445347632">
      <w:bodyDiv w:val="1"/>
      <w:marLeft w:val="0"/>
      <w:marRight w:val="0"/>
      <w:marTop w:val="0"/>
      <w:marBottom w:val="0"/>
      <w:divBdr>
        <w:top w:val="none" w:sz="0" w:space="0" w:color="auto"/>
        <w:left w:val="none" w:sz="0" w:space="0" w:color="auto"/>
        <w:bottom w:val="none" w:sz="0" w:space="0" w:color="auto"/>
        <w:right w:val="none" w:sz="0" w:space="0" w:color="auto"/>
      </w:divBdr>
    </w:div>
    <w:div w:id="1446921581">
      <w:bodyDiv w:val="1"/>
      <w:marLeft w:val="0"/>
      <w:marRight w:val="0"/>
      <w:marTop w:val="0"/>
      <w:marBottom w:val="0"/>
      <w:divBdr>
        <w:top w:val="none" w:sz="0" w:space="0" w:color="auto"/>
        <w:left w:val="none" w:sz="0" w:space="0" w:color="auto"/>
        <w:bottom w:val="none" w:sz="0" w:space="0" w:color="auto"/>
        <w:right w:val="none" w:sz="0" w:space="0" w:color="auto"/>
      </w:divBdr>
    </w:div>
    <w:div w:id="1456175899">
      <w:bodyDiv w:val="1"/>
      <w:marLeft w:val="0"/>
      <w:marRight w:val="0"/>
      <w:marTop w:val="0"/>
      <w:marBottom w:val="0"/>
      <w:divBdr>
        <w:top w:val="none" w:sz="0" w:space="0" w:color="auto"/>
        <w:left w:val="none" w:sz="0" w:space="0" w:color="auto"/>
        <w:bottom w:val="none" w:sz="0" w:space="0" w:color="auto"/>
        <w:right w:val="none" w:sz="0" w:space="0" w:color="auto"/>
      </w:divBdr>
    </w:div>
    <w:div w:id="1460297691">
      <w:bodyDiv w:val="1"/>
      <w:marLeft w:val="0"/>
      <w:marRight w:val="0"/>
      <w:marTop w:val="0"/>
      <w:marBottom w:val="0"/>
      <w:divBdr>
        <w:top w:val="none" w:sz="0" w:space="0" w:color="auto"/>
        <w:left w:val="none" w:sz="0" w:space="0" w:color="auto"/>
        <w:bottom w:val="none" w:sz="0" w:space="0" w:color="auto"/>
        <w:right w:val="none" w:sz="0" w:space="0" w:color="auto"/>
      </w:divBdr>
      <w:divsChild>
        <w:div w:id="1917979334">
          <w:marLeft w:val="0"/>
          <w:marRight w:val="0"/>
          <w:marTop w:val="0"/>
          <w:marBottom w:val="0"/>
          <w:divBdr>
            <w:top w:val="none" w:sz="0" w:space="0" w:color="auto"/>
            <w:left w:val="none" w:sz="0" w:space="0" w:color="auto"/>
            <w:bottom w:val="none" w:sz="0" w:space="0" w:color="auto"/>
            <w:right w:val="none" w:sz="0" w:space="0" w:color="auto"/>
          </w:divBdr>
          <w:divsChild>
            <w:div w:id="617756705">
              <w:marLeft w:val="0"/>
              <w:marRight w:val="0"/>
              <w:marTop w:val="0"/>
              <w:marBottom w:val="0"/>
              <w:divBdr>
                <w:top w:val="none" w:sz="0" w:space="0" w:color="auto"/>
                <w:left w:val="none" w:sz="0" w:space="0" w:color="auto"/>
                <w:bottom w:val="none" w:sz="0" w:space="0" w:color="auto"/>
                <w:right w:val="none" w:sz="0" w:space="0" w:color="auto"/>
              </w:divBdr>
              <w:divsChild>
                <w:div w:id="1876304285">
                  <w:marLeft w:val="0"/>
                  <w:marRight w:val="0"/>
                  <w:marTop w:val="0"/>
                  <w:marBottom w:val="0"/>
                  <w:divBdr>
                    <w:top w:val="none" w:sz="0" w:space="0" w:color="auto"/>
                    <w:left w:val="none" w:sz="0" w:space="0" w:color="auto"/>
                    <w:bottom w:val="none" w:sz="0" w:space="0" w:color="auto"/>
                    <w:right w:val="none" w:sz="0" w:space="0" w:color="auto"/>
                  </w:divBdr>
                  <w:divsChild>
                    <w:div w:id="17655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29381">
      <w:bodyDiv w:val="1"/>
      <w:marLeft w:val="0"/>
      <w:marRight w:val="0"/>
      <w:marTop w:val="0"/>
      <w:marBottom w:val="0"/>
      <w:divBdr>
        <w:top w:val="none" w:sz="0" w:space="0" w:color="auto"/>
        <w:left w:val="none" w:sz="0" w:space="0" w:color="auto"/>
        <w:bottom w:val="none" w:sz="0" w:space="0" w:color="auto"/>
        <w:right w:val="none" w:sz="0" w:space="0" w:color="auto"/>
      </w:divBdr>
    </w:div>
    <w:div w:id="1465808307">
      <w:bodyDiv w:val="1"/>
      <w:marLeft w:val="0"/>
      <w:marRight w:val="0"/>
      <w:marTop w:val="0"/>
      <w:marBottom w:val="0"/>
      <w:divBdr>
        <w:top w:val="none" w:sz="0" w:space="0" w:color="auto"/>
        <w:left w:val="none" w:sz="0" w:space="0" w:color="auto"/>
        <w:bottom w:val="none" w:sz="0" w:space="0" w:color="auto"/>
        <w:right w:val="none" w:sz="0" w:space="0" w:color="auto"/>
      </w:divBdr>
    </w:div>
    <w:div w:id="1467894596">
      <w:bodyDiv w:val="1"/>
      <w:marLeft w:val="0"/>
      <w:marRight w:val="0"/>
      <w:marTop w:val="0"/>
      <w:marBottom w:val="0"/>
      <w:divBdr>
        <w:top w:val="none" w:sz="0" w:space="0" w:color="auto"/>
        <w:left w:val="none" w:sz="0" w:space="0" w:color="auto"/>
        <w:bottom w:val="none" w:sz="0" w:space="0" w:color="auto"/>
        <w:right w:val="none" w:sz="0" w:space="0" w:color="auto"/>
      </w:divBdr>
    </w:div>
    <w:div w:id="1475636211">
      <w:bodyDiv w:val="1"/>
      <w:marLeft w:val="0"/>
      <w:marRight w:val="0"/>
      <w:marTop w:val="0"/>
      <w:marBottom w:val="0"/>
      <w:divBdr>
        <w:top w:val="none" w:sz="0" w:space="0" w:color="auto"/>
        <w:left w:val="none" w:sz="0" w:space="0" w:color="auto"/>
        <w:bottom w:val="none" w:sz="0" w:space="0" w:color="auto"/>
        <w:right w:val="none" w:sz="0" w:space="0" w:color="auto"/>
      </w:divBdr>
    </w:div>
    <w:div w:id="1480463815">
      <w:bodyDiv w:val="1"/>
      <w:marLeft w:val="0"/>
      <w:marRight w:val="0"/>
      <w:marTop w:val="0"/>
      <w:marBottom w:val="0"/>
      <w:divBdr>
        <w:top w:val="none" w:sz="0" w:space="0" w:color="auto"/>
        <w:left w:val="none" w:sz="0" w:space="0" w:color="auto"/>
        <w:bottom w:val="none" w:sz="0" w:space="0" w:color="auto"/>
        <w:right w:val="none" w:sz="0" w:space="0" w:color="auto"/>
      </w:divBdr>
    </w:div>
    <w:div w:id="1541286248">
      <w:bodyDiv w:val="1"/>
      <w:marLeft w:val="0"/>
      <w:marRight w:val="0"/>
      <w:marTop w:val="0"/>
      <w:marBottom w:val="0"/>
      <w:divBdr>
        <w:top w:val="none" w:sz="0" w:space="0" w:color="auto"/>
        <w:left w:val="none" w:sz="0" w:space="0" w:color="auto"/>
        <w:bottom w:val="none" w:sz="0" w:space="0" w:color="auto"/>
        <w:right w:val="none" w:sz="0" w:space="0" w:color="auto"/>
      </w:divBdr>
    </w:div>
    <w:div w:id="1546913370">
      <w:bodyDiv w:val="1"/>
      <w:marLeft w:val="0"/>
      <w:marRight w:val="0"/>
      <w:marTop w:val="0"/>
      <w:marBottom w:val="0"/>
      <w:divBdr>
        <w:top w:val="none" w:sz="0" w:space="0" w:color="auto"/>
        <w:left w:val="none" w:sz="0" w:space="0" w:color="auto"/>
        <w:bottom w:val="none" w:sz="0" w:space="0" w:color="auto"/>
        <w:right w:val="none" w:sz="0" w:space="0" w:color="auto"/>
      </w:divBdr>
    </w:div>
    <w:div w:id="1559824361">
      <w:bodyDiv w:val="1"/>
      <w:marLeft w:val="0"/>
      <w:marRight w:val="0"/>
      <w:marTop w:val="0"/>
      <w:marBottom w:val="0"/>
      <w:divBdr>
        <w:top w:val="none" w:sz="0" w:space="0" w:color="auto"/>
        <w:left w:val="none" w:sz="0" w:space="0" w:color="auto"/>
        <w:bottom w:val="none" w:sz="0" w:space="0" w:color="auto"/>
        <w:right w:val="none" w:sz="0" w:space="0" w:color="auto"/>
      </w:divBdr>
    </w:div>
    <w:div w:id="1572424888">
      <w:bodyDiv w:val="1"/>
      <w:marLeft w:val="0"/>
      <w:marRight w:val="0"/>
      <w:marTop w:val="0"/>
      <w:marBottom w:val="0"/>
      <w:divBdr>
        <w:top w:val="none" w:sz="0" w:space="0" w:color="auto"/>
        <w:left w:val="none" w:sz="0" w:space="0" w:color="auto"/>
        <w:bottom w:val="none" w:sz="0" w:space="0" w:color="auto"/>
        <w:right w:val="none" w:sz="0" w:space="0" w:color="auto"/>
      </w:divBdr>
    </w:div>
    <w:div w:id="1585720419">
      <w:bodyDiv w:val="1"/>
      <w:marLeft w:val="0"/>
      <w:marRight w:val="0"/>
      <w:marTop w:val="0"/>
      <w:marBottom w:val="0"/>
      <w:divBdr>
        <w:top w:val="none" w:sz="0" w:space="0" w:color="auto"/>
        <w:left w:val="none" w:sz="0" w:space="0" w:color="auto"/>
        <w:bottom w:val="none" w:sz="0" w:space="0" w:color="auto"/>
        <w:right w:val="none" w:sz="0" w:space="0" w:color="auto"/>
      </w:divBdr>
    </w:div>
    <w:div w:id="1590964543">
      <w:bodyDiv w:val="1"/>
      <w:marLeft w:val="0"/>
      <w:marRight w:val="0"/>
      <w:marTop w:val="0"/>
      <w:marBottom w:val="0"/>
      <w:divBdr>
        <w:top w:val="none" w:sz="0" w:space="0" w:color="auto"/>
        <w:left w:val="none" w:sz="0" w:space="0" w:color="auto"/>
        <w:bottom w:val="none" w:sz="0" w:space="0" w:color="auto"/>
        <w:right w:val="none" w:sz="0" w:space="0" w:color="auto"/>
      </w:divBdr>
    </w:div>
    <w:div w:id="1597714594">
      <w:bodyDiv w:val="1"/>
      <w:marLeft w:val="0"/>
      <w:marRight w:val="0"/>
      <w:marTop w:val="0"/>
      <w:marBottom w:val="0"/>
      <w:divBdr>
        <w:top w:val="none" w:sz="0" w:space="0" w:color="auto"/>
        <w:left w:val="none" w:sz="0" w:space="0" w:color="auto"/>
        <w:bottom w:val="none" w:sz="0" w:space="0" w:color="auto"/>
        <w:right w:val="none" w:sz="0" w:space="0" w:color="auto"/>
      </w:divBdr>
    </w:div>
    <w:div w:id="1622759909">
      <w:bodyDiv w:val="1"/>
      <w:marLeft w:val="0"/>
      <w:marRight w:val="0"/>
      <w:marTop w:val="0"/>
      <w:marBottom w:val="0"/>
      <w:divBdr>
        <w:top w:val="none" w:sz="0" w:space="0" w:color="auto"/>
        <w:left w:val="none" w:sz="0" w:space="0" w:color="auto"/>
        <w:bottom w:val="none" w:sz="0" w:space="0" w:color="auto"/>
        <w:right w:val="none" w:sz="0" w:space="0" w:color="auto"/>
      </w:divBdr>
    </w:div>
    <w:div w:id="1626427539">
      <w:bodyDiv w:val="1"/>
      <w:marLeft w:val="0"/>
      <w:marRight w:val="0"/>
      <w:marTop w:val="0"/>
      <w:marBottom w:val="0"/>
      <w:divBdr>
        <w:top w:val="none" w:sz="0" w:space="0" w:color="auto"/>
        <w:left w:val="none" w:sz="0" w:space="0" w:color="auto"/>
        <w:bottom w:val="none" w:sz="0" w:space="0" w:color="auto"/>
        <w:right w:val="none" w:sz="0" w:space="0" w:color="auto"/>
      </w:divBdr>
    </w:div>
    <w:div w:id="1630740873">
      <w:bodyDiv w:val="1"/>
      <w:marLeft w:val="0"/>
      <w:marRight w:val="0"/>
      <w:marTop w:val="0"/>
      <w:marBottom w:val="0"/>
      <w:divBdr>
        <w:top w:val="none" w:sz="0" w:space="0" w:color="auto"/>
        <w:left w:val="none" w:sz="0" w:space="0" w:color="auto"/>
        <w:bottom w:val="none" w:sz="0" w:space="0" w:color="auto"/>
        <w:right w:val="none" w:sz="0" w:space="0" w:color="auto"/>
      </w:divBdr>
    </w:div>
    <w:div w:id="1635525793">
      <w:bodyDiv w:val="1"/>
      <w:marLeft w:val="0"/>
      <w:marRight w:val="0"/>
      <w:marTop w:val="0"/>
      <w:marBottom w:val="0"/>
      <w:divBdr>
        <w:top w:val="none" w:sz="0" w:space="0" w:color="auto"/>
        <w:left w:val="none" w:sz="0" w:space="0" w:color="auto"/>
        <w:bottom w:val="none" w:sz="0" w:space="0" w:color="auto"/>
        <w:right w:val="none" w:sz="0" w:space="0" w:color="auto"/>
      </w:divBdr>
    </w:div>
    <w:div w:id="1641183167">
      <w:bodyDiv w:val="1"/>
      <w:marLeft w:val="0"/>
      <w:marRight w:val="0"/>
      <w:marTop w:val="0"/>
      <w:marBottom w:val="0"/>
      <w:divBdr>
        <w:top w:val="none" w:sz="0" w:space="0" w:color="auto"/>
        <w:left w:val="none" w:sz="0" w:space="0" w:color="auto"/>
        <w:bottom w:val="none" w:sz="0" w:space="0" w:color="auto"/>
        <w:right w:val="none" w:sz="0" w:space="0" w:color="auto"/>
      </w:divBdr>
    </w:div>
    <w:div w:id="1660040566">
      <w:bodyDiv w:val="1"/>
      <w:marLeft w:val="0"/>
      <w:marRight w:val="0"/>
      <w:marTop w:val="0"/>
      <w:marBottom w:val="0"/>
      <w:divBdr>
        <w:top w:val="none" w:sz="0" w:space="0" w:color="auto"/>
        <w:left w:val="none" w:sz="0" w:space="0" w:color="auto"/>
        <w:bottom w:val="none" w:sz="0" w:space="0" w:color="auto"/>
        <w:right w:val="none" w:sz="0" w:space="0" w:color="auto"/>
      </w:divBdr>
    </w:div>
    <w:div w:id="1661932260">
      <w:bodyDiv w:val="1"/>
      <w:marLeft w:val="0"/>
      <w:marRight w:val="0"/>
      <w:marTop w:val="0"/>
      <w:marBottom w:val="0"/>
      <w:divBdr>
        <w:top w:val="none" w:sz="0" w:space="0" w:color="auto"/>
        <w:left w:val="none" w:sz="0" w:space="0" w:color="auto"/>
        <w:bottom w:val="none" w:sz="0" w:space="0" w:color="auto"/>
        <w:right w:val="none" w:sz="0" w:space="0" w:color="auto"/>
      </w:divBdr>
    </w:div>
    <w:div w:id="1662662660">
      <w:bodyDiv w:val="1"/>
      <w:marLeft w:val="0"/>
      <w:marRight w:val="0"/>
      <w:marTop w:val="0"/>
      <w:marBottom w:val="0"/>
      <w:divBdr>
        <w:top w:val="none" w:sz="0" w:space="0" w:color="auto"/>
        <w:left w:val="none" w:sz="0" w:space="0" w:color="auto"/>
        <w:bottom w:val="none" w:sz="0" w:space="0" w:color="auto"/>
        <w:right w:val="none" w:sz="0" w:space="0" w:color="auto"/>
      </w:divBdr>
    </w:div>
    <w:div w:id="1666783639">
      <w:bodyDiv w:val="1"/>
      <w:marLeft w:val="0"/>
      <w:marRight w:val="0"/>
      <w:marTop w:val="0"/>
      <w:marBottom w:val="0"/>
      <w:divBdr>
        <w:top w:val="none" w:sz="0" w:space="0" w:color="auto"/>
        <w:left w:val="none" w:sz="0" w:space="0" w:color="auto"/>
        <w:bottom w:val="none" w:sz="0" w:space="0" w:color="auto"/>
        <w:right w:val="none" w:sz="0" w:space="0" w:color="auto"/>
      </w:divBdr>
    </w:div>
    <w:div w:id="1679188045">
      <w:bodyDiv w:val="1"/>
      <w:marLeft w:val="0"/>
      <w:marRight w:val="0"/>
      <w:marTop w:val="0"/>
      <w:marBottom w:val="0"/>
      <w:divBdr>
        <w:top w:val="none" w:sz="0" w:space="0" w:color="auto"/>
        <w:left w:val="none" w:sz="0" w:space="0" w:color="auto"/>
        <w:bottom w:val="none" w:sz="0" w:space="0" w:color="auto"/>
        <w:right w:val="none" w:sz="0" w:space="0" w:color="auto"/>
      </w:divBdr>
    </w:div>
    <w:div w:id="1686057246">
      <w:bodyDiv w:val="1"/>
      <w:marLeft w:val="0"/>
      <w:marRight w:val="0"/>
      <w:marTop w:val="0"/>
      <w:marBottom w:val="0"/>
      <w:divBdr>
        <w:top w:val="none" w:sz="0" w:space="0" w:color="auto"/>
        <w:left w:val="none" w:sz="0" w:space="0" w:color="auto"/>
        <w:bottom w:val="none" w:sz="0" w:space="0" w:color="auto"/>
        <w:right w:val="none" w:sz="0" w:space="0" w:color="auto"/>
      </w:divBdr>
    </w:div>
    <w:div w:id="1705133030">
      <w:bodyDiv w:val="1"/>
      <w:marLeft w:val="0"/>
      <w:marRight w:val="0"/>
      <w:marTop w:val="0"/>
      <w:marBottom w:val="0"/>
      <w:divBdr>
        <w:top w:val="none" w:sz="0" w:space="0" w:color="auto"/>
        <w:left w:val="none" w:sz="0" w:space="0" w:color="auto"/>
        <w:bottom w:val="none" w:sz="0" w:space="0" w:color="auto"/>
        <w:right w:val="none" w:sz="0" w:space="0" w:color="auto"/>
      </w:divBdr>
    </w:div>
    <w:div w:id="1707482582">
      <w:bodyDiv w:val="1"/>
      <w:marLeft w:val="0"/>
      <w:marRight w:val="0"/>
      <w:marTop w:val="0"/>
      <w:marBottom w:val="0"/>
      <w:divBdr>
        <w:top w:val="none" w:sz="0" w:space="0" w:color="auto"/>
        <w:left w:val="none" w:sz="0" w:space="0" w:color="auto"/>
        <w:bottom w:val="none" w:sz="0" w:space="0" w:color="auto"/>
        <w:right w:val="none" w:sz="0" w:space="0" w:color="auto"/>
      </w:divBdr>
    </w:div>
    <w:div w:id="1735810641">
      <w:bodyDiv w:val="1"/>
      <w:marLeft w:val="0"/>
      <w:marRight w:val="0"/>
      <w:marTop w:val="0"/>
      <w:marBottom w:val="0"/>
      <w:divBdr>
        <w:top w:val="none" w:sz="0" w:space="0" w:color="auto"/>
        <w:left w:val="none" w:sz="0" w:space="0" w:color="auto"/>
        <w:bottom w:val="none" w:sz="0" w:space="0" w:color="auto"/>
        <w:right w:val="none" w:sz="0" w:space="0" w:color="auto"/>
      </w:divBdr>
    </w:div>
    <w:div w:id="1750076839">
      <w:bodyDiv w:val="1"/>
      <w:marLeft w:val="0"/>
      <w:marRight w:val="0"/>
      <w:marTop w:val="0"/>
      <w:marBottom w:val="0"/>
      <w:divBdr>
        <w:top w:val="none" w:sz="0" w:space="0" w:color="auto"/>
        <w:left w:val="none" w:sz="0" w:space="0" w:color="auto"/>
        <w:bottom w:val="none" w:sz="0" w:space="0" w:color="auto"/>
        <w:right w:val="none" w:sz="0" w:space="0" w:color="auto"/>
      </w:divBdr>
    </w:div>
    <w:div w:id="1780950100">
      <w:bodyDiv w:val="1"/>
      <w:marLeft w:val="0"/>
      <w:marRight w:val="0"/>
      <w:marTop w:val="0"/>
      <w:marBottom w:val="0"/>
      <w:divBdr>
        <w:top w:val="none" w:sz="0" w:space="0" w:color="auto"/>
        <w:left w:val="none" w:sz="0" w:space="0" w:color="auto"/>
        <w:bottom w:val="none" w:sz="0" w:space="0" w:color="auto"/>
        <w:right w:val="none" w:sz="0" w:space="0" w:color="auto"/>
      </w:divBdr>
    </w:div>
    <w:div w:id="1790658818">
      <w:bodyDiv w:val="1"/>
      <w:marLeft w:val="0"/>
      <w:marRight w:val="0"/>
      <w:marTop w:val="0"/>
      <w:marBottom w:val="0"/>
      <w:divBdr>
        <w:top w:val="none" w:sz="0" w:space="0" w:color="auto"/>
        <w:left w:val="none" w:sz="0" w:space="0" w:color="auto"/>
        <w:bottom w:val="none" w:sz="0" w:space="0" w:color="auto"/>
        <w:right w:val="none" w:sz="0" w:space="0" w:color="auto"/>
      </w:divBdr>
    </w:div>
    <w:div w:id="1806042857">
      <w:bodyDiv w:val="1"/>
      <w:marLeft w:val="0"/>
      <w:marRight w:val="0"/>
      <w:marTop w:val="0"/>
      <w:marBottom w:val="0"/>
      <w:divBdr>
        <w:top w:val="none" w:sz="0" w:space="0" w:color="auto"/>
        <w:left w:val="none" w:sz="0" w:space="0" w:color="auto"/>
        <w:bottom w:val="none" w:sz="0" w:space="0" w:color="auto"/>
        <w:right w:val="none" w:sz="0" w:space="0" w:color="auto"/>
      </w:divBdr>
    </w:div>
    <w:div w:id="1818305005">
      <w:bodyDiv w:val="1"/>
      <w:marLeft w:val="0"/>
      <w:marRight w:val="0"/>
      <w:marTop w:val="0"/>
      <w:marBottom w:val="0"/>
      <w:divBdr>
        <w:top w:val="none" w:sz="0" w:space="0" w:color="auto"/>
        <w:left w:val="none" w:sz="0" w:space="0" w:color="auto"/>
        <w:bottom w:val="none" w:sz="0" w:space="0" w:color="auto"/>
        <w:right w:val="none" w:sz="0" w:space="0" w:color="auto"/>
      </w:divBdr>
    </w:div>
    <w:div w:id="1832061803">
      <w:bodyDiv w:val="1"/>
      <w:marLeft w:val="0"/>
      <w:marRight w:val="0"/>
      <w:marTop w:val="0"/>
      <w:marBottom w:val="0"/>
      <w:divBdr>
        <w:top w:val="none" w:sz="0" w:space="0" w:color="auto"/>
        <w:left w:val="none" w:sz="0" w:space="0" w:color="auto"/>
        <w:bottom w:val="none" w:sz="0" w:space="0" w:color="auto"/>
        <w:right w:val="none" w:sz="0" w:space="0" w:color="auto"/>
      </w:divBdr>
    </w:div>
    <w:div w:id="1832984702">
      <w:bodyDiv w:val="1"/>
      <w:marLeft w:val="0"/>
      <w:marRight w:val="0"/>
      <w:marTop w:val="0"/>
      <w:marBottom w:val="0"/>
      <w:divBdr>
        <w:top w:val="none" w:sz="0" w:space="0" w:color="auto"/>
        <w:left w:val="none" w:sz="0" w:space="0" w:color="auto"/>
        <w:bottom w:val="none" w:sz="0" w:space="0" w:color="auto"/>
        <w:right w:val="none" w:sz="0" w:space="0" w:color="auto"/>
      </w:divBdr>
    </w:div>
    <w:div w:id="1844201110">
      <w:bodyDiv w:val="1"/>
      <w:marLeft w:val="0"/>
      <w:marRight w:val="0"/>
      <w:marTop w:val="0"/>
      <w:marBottom w:val="0"/>
      <w:divBdr>
        <w:top w:val="none" w:sz="0" w:space="0" w:color="auto"/>
        <w:left w:val="none" w:sz="0" w:space="0" w:color="auto"/>
        <w:bottom w:val="none" w:sz="0" w:space="0" w:color="auto"/>
        <w:right w:val="none" w:sz="0" w:space="0" w:color="auto"/>
      </w:divBdr>
    </w:div>
    <w:div w:id="1850749791">
      <w:bodyDiv w:val="1"/>
      <w:marLeft w:val="0"/>
      <w:marRight w:val="0"/>
      <w:marTop w:val="0"/>
      <w:marBottom w:val="0"/>
      <w:divBdr>
        <w:top w:val="none" w:sz="0" w:space="0" w:color="auto"/>
        <w:left w:val="none" w:sz="0" w:space="0" w:color="auto"/>
        <w:bottom w:val="none" w:sz="0" w:space="0" w:color="auto"/>
        <w:right w:val="none" w:sz="0" w:space="0" w:color="auto"/>
      </w:divBdr>
    </w:div>
    <w:div w:id="1850752229">
      <w:bodyDiv w:val="1"/>
      <w:marLeft w:val="0"/>
      <w:marRight w:val="0"/>
      <w:marTop w:val="0"/>
      <w:marBottom w:val="0"/>
      <w:divBdr>
        <w:top w:val="none" w:sz="0" w:space="0" w:color="auto"/>
        <w:left w:val="none" w:sz="0" w:space="0" w:color="auto"/>
        <w:bottom w:val="none" w:sz="0" w:space="0" w:color="auto"/>
        <w:right w:val="none" w:sz="0" w:space="0" w:color="auto"/>
      </w:divBdr>
    </w:div>
    <w:div w:id="1866165531">
      <w:bodyDiv w:val="1"/>
      <w:marLeft w:val="0"/>
      <w:marRight w:val="0"/>
      <w:marTop w:val="0"/>
      <w:marBottom w:val="0"/>
      <w:divBdr>
        <w:top w:val="none" w:sz="0" w:space="0" w:color="auto"/>
        <w:left w:val="none" w:sz="0" w:space="0" w:color="auto"/>
        <w:bottom w:val="none" w:sz="0" w:space="0" w:color="auto"/>
        <w:right w:val="none" w:sz="0" w:space="0" w:color="auto"/>
      </w:divBdr>
    </w:div>
    <w:div w:id="1867716941">
      <w:bodyDiv w:val="1"/>
      <w:marLeft w:val="0"/>
      <w:marRight w:val="0"/>
      <w:marTop w:val="0"/>
      <w:marBottom w:val="0"/>
      <w:divBdr>
        <w:top w:val="none" w:sz="0" w:space="0" w:color="auto"/>
        <w:left w:val="none" w:sz="0" w:space="0" w:color="auto"/>
        <w:bottom w:val="none" w:sz="0" w:space="0" w:color="auto"/>
        <w:right w:val="none" w:sz="0" w:space="0" w:color="auto"/>
      </w:divBdr>
    </w:div>
    <w:div w:id="1880238061">
      <w:bodyDiv w:val="1"/>
      <w:marLeft w:val="0"/>
      <w:marRight w:val="0"/>
      <w:marTop w:val="0"/>
      <w:marBottom w:val="0"/>
      <w:divBdr>
        <w:top w:val="none" w:sz="0" w:space="0" w:color="auto"/>
        <w:left w:val="none" w:sz="0" w:space="0" w:color="auto"/>
        <w:bottom w:val="none" w:sz="0" w:space="0" w:color="auto"/>
        <w:right w:val="none" w:sz="0" w:space="0" w:color="auto"/>
      </w:divBdr>
    </w:div>
    <w:div w:id="1884244201">
      <w:bodyDiv w:val="1"/>
      <w:marLeft w:val="0"/>
      <w:marRight w:val="0"/>
      <w:marTop w:val="0"/>
      <w:marBottom w:val="0"/>
      <w:divBdr>
        <w:top w:val="none" w:sz="0" w:space="0" w:color="auto"/>
        <w:left w:val="none" w:sz="0" w:space="0" w:color="auto"/>
        <w:bottom w:val="none" w:sz="0" w:space="0" w:color="auto"/>
        <w:right w:val="none" w:sz="0" w:space="0" w:color="auto"/>
      </w:divBdr>
    </w:div>
    <w:div w:id="1887525377">
      <w:bodyDiv w:val="1"/>
      <w:marLeft w:val="0"/>
      <w:marRight w:val="0"/>
      <w:marTop w:val="0"/>
      <w:marBottom w:val="0"/>
      <w:divBdr>
        <w:top w:val="none" w:sz="0" w:space="0" w:color="auto"/>
        <w:left w:val="none" w:sz="0" w:space="0" w:color="auto"/>
        <w:bottom w:val="none" w:sz="0" w:space="0" w:color="auto"/>
        <w:right w:val="none" w:sz="0" w:space="0" w:color="auto"/>
      </w:divBdr>
    </w:div>
    <w:div w:id="1890415725">
      <w:bodyDiv w:val="1"/>
      <w:marLeft w:val="0"/>
      <w:marRight w:val="0"/>
      <w:marTop w:val="0"/>
      <w:marBottom w:val="0"/>
      <w:divBdr>
        <w:top w:val="none" w:sz="0" w:space="0" w:color="auto"/>
        <w:left w:val="none" w:sz="0" w:space="0" w:color="auto"/>
        <w:bottom w:val="none" w:sz="0" w:space="0" w:color="auto"/>
        <w:right w:val="none" w:sz="0" w:space="0" w:color="auto"/>
      </w:divBdr>
    </w:div>
    <w:div w:id="1891106965">
      <w:bodyDiv w:val="1"/>
      <w:marLeft w:val="0"/>
      <w:marRight w:val="0"/>
      <w:marTop w:val="0"/>
      <w:marBottom w:val="0"/>
      <w:divBdr>
        <w:top w:val="none" w:sz="0" w:space="0" w:color="auto"/>
        <w:left w:val="none" w:sz="0" w:space="0" w:color="auto"/>
        <w:bottom w:val="none" w:sz="0" w:space="0" w:color="auto"/>
        <w:right w:val="none" w:sz="0" w:space="0" w:color="auto"/>
      </w:divBdr>
    </w:div>
    <w:div w:id="1918782106">
      <w:bodyDiv w:val="1"/>
      <w:marLeft w:val="0"/>
      <w:marRight w:val="0"/>
      <w:marTop w:val="0"/>
      <w:marBottom w:val="0"/>
      <w:divBdr>
        <w:top w:val="none" w:sz="0" w:space="0" w:color="auto"/>
        <w:left w:val="none" w:sz="0" w:space="0" w:color="auto"/>
        <w:bottom w:val="none" w:sz="0" w:space="0" w:color="auto"/>
        <w:right w:val="none" w:sz="0" w:space="0" w:color="auto"/>
      </w:divBdr>
    </w:div>
    <w:div w:id="1919053604">
      <w:bodyDiv w:val="1"/>
      <w:marLeft w:val="0"/>
      <w:marRight w:val="0"/>
      <w:marTop w:val="0"/>
      <w:marBottom w:val="0"/>
      <w:divBdr>
        <w:top w:val="none" w:sz="0" w:space="0" w:color="auto"/>
        <w:left w:val="none" w:sz="0" w:space="0" w:color="auto"/>
        <w:bottom w:val="none" w:sz="0" w:space="0" w:color="auto"/>
        <w:right w:val="none" w:sz="0" w:space="0" w:color="auto"/>
      </w:divBdr>
    </w:div>
    <w:div w:id="1924025140">
      <w:bodyDiv w:val="1"/>
      <w:marLeft w:val="0"/>
      <w:marRight w:val="0"/>
      <w:marTop w:val="0"/>
      <w:marBottom w:val="0"/>
      <w:divBdr>
        <w:top w:val="none" w:sz="0" w:space="0" w:color="auto"/>
        <w:left w:val="none" w:sz="0" w:space="0" w:color="auto"/>
        <w:bottom w:val="none" w:sz="0" w:space="0" w:color="auto"/>
        <w:right w:val="none" w:sz="0" w:space="0" w:color="auto"/>
      </w:divBdr>
    </w:div>
    <w:div w:id="1925069279">
      <w:bodyDiv w:val="1"/>
      <w:marLeft w:val="0"/>
      <w:marRight w:val="0"/>
      <w:marTop w:val="0"/>
      <w:marBottom w:val="0"/>
      <w:divBdr>
        <w:top w:val="none" w:sz="0" w:space="0" w:color="auto"/>
        <w:left w:val="none" w:sz="0" w:space="0" w:color="auto"/>
        <w:bottom w:val="none" w:sz="0" w:space="0" w:color="auto"/>
        <w:right w:val="none" w:sz="0" w:space="0" w:color="auto"/>
      </w:divBdr>
    </w:div>
    <w:div w:id="1938898993">
      <w:bodyDiv w:val="1"/>
      <w:marLeft w:val="0"/>
      <w:marRight w:val="0"/>
      <w:marTop w:val="0"/>
      <w:marBottom w:val="0"/>
      <w:divBdr>
        <w:top w:val="none" w:sz="0" w:space="0" w:color="auto"/>
        <w:left w:val="none" w:sz="0" w:space="0" w:color="auto"/>
        <w:bottom w:val="none" w:sz="0" w:space="0" w:color="auto"/>
        <w:right w:val="none" w:sz="0" w:space="0" w:color="auto"/>
      </w:divBdr>
    </w:div>
    <w:div w:id="1941134066">
      <w:bodyDiv w:val="1"/>
      <w:marLeft w:val="0"/>
      <w:marRight w:val="0"/>
      <w:marTop w:val="0"/>
      <w:marBottom w:val="0"/>
      <w:divBdr>
        <w:top w:val="none" w:sz="0" w:space="0" w:color="auto"/>
        <w:left w:val="none" w:sz="0" w:space="0" w:color="auto"/>
        <w:bottom w:val="none" w:sz="0" w:space="0" w:color="auto"/>
        <w:right w:val="none" w:sz="0" w:space="0" w:color="auto"/>
      </w:divBdr>
    </w:div>
    <w:div w:id="1948736313">
      <w:bodyDiv w:val="1"/>
      <w:marLeft w:val="0"/>
      <w:marRight w:val="0"/>
      <w:marTop w:val="0"/>
      <w:marBottom w:val="0"/>
      <w:divBdr>
        <w:top w:val="none" w:sz="0" w:space="0" w:color="auto"/>
        <w:left w:val="none" w:sz="0" w:space="0" w:color="auto"/>
        <w:bottom w:val="none" w:sz="0" w:space="0" w:color="auto"/>
        <w:right w:val="none" w:sz="0" w:space="0" w:color="auto"/>
      </w:divBdr>
    </w:div>
    <w:div w:id="1973360716">
      <w:bodyDiv w:val="1"/>
      <w:marLeft w:val="0"/>
      <w:marRight w:val="0"/>
      <w:marTop w:val="0"/>
      <w:marBottom w:val="0"/>
      <w:divBdr>
        <w:top w:val="none" w:sz="0" w:space="0" w:color="auto"/>
        <w:left w:val="none" w:sz="0" w:space="0" w:color="auto"/>
        <w:bottom w:val="none" w:sz="0" w:space="0" w:color="auto"/>
        <w:right w:val="none" w:sz="0" w:space="0" w:color="auto"/>
      </w:divBdr>
    </w:div>
    <w:div w:id="1985086099">
      <w:bodyDiv w:val="1"/>
      <w:marLeft w:val="0"/>
      <w:marRight w:val="0"/>
      <w:marTop w:val="0"/>
      <w:marBottom w:val="0"/>
      <w:divBdr>
        <w:top w:val="none" w:sz="0" w:space="0" w:color="auto"/>
        <w:left w:val="none" w:sz="0" w:space="0" w:color="auto"/>
        <w:bottom w:val="none" w:sz="0" w:space="0" w:color="auto"/>
        <w:right w:val="none" w:sz="0" w:space="0" w:color="auto"/>
      </w:divBdr>
    </w:div>
    <w:div w:id="1986426761">
      <w:bodyDiv w:val="1"/>
      <w:marLeft w:val="0"/>
      <w:marRight w:val="0"/>
      <w:marTop w:val="0"/>
      <w:marBottom w:val="0"/>
      <w:divBdr>
        <w:top w:val="none" w:sz="0" w:space="0" w:color="auto"/>
        <w:left w:val="none" w:sz="0" w:space="0" w:color="auto"/>
        <w:bottom w:val="none" w:sz="0" w:space="0" w:color="auto"/>
        <w:right w:val="none" w:sz="0" w:space="0" w:color="auto"/>
      </w:divBdr>
    </w:div>
    <w:div w:id="1986623041">
      <w:bodyDiv w:val="1"/>
      <w:marLeft w:val="0"/>
      <w:marRight w:val="0"/>
      <w:marTop w:val="0"/>
      <w:marBottom w:val="0"/>
      <w:divBdr>
        <w:top w:val="none" w:sz="0" w:space="0" w:color="auto"/>
        <w:left w:val="none" w:sz="0" w:space="0" w:color="auto"/>
        <w:bottom w:val="none" w:sz="0" w:space="0" w:color="auto"/>
        <w:right w:val="none" w:sz="0" w:space="0" w:color="auto"/>
      </w:divBdr>
    </w:div>
    <w:div w:id="2008823481">
      <w:bodyDiv w:val="1"/>
      <w:marLeft w:val="0"/>
      <w:marRight w:val="0"/>
      <w:marTop w:val="0"/>
      <w:marBottom w:val="0"/>
      <w:divBdr>
        <w:top w:val="none" w:sz="0" w:space="0" w:color="auto"/>
        <w:left w:val="none" w:sz="0" w:space="0" w:color="auto"/>
        <w:bottom w:val="none" w:sz="0" w:space="0" w:color="auto"/>
        <w:right w:val="none" w:sz="0" w:space="0" w:color="auto"/>
      </w:divBdr>
    </w:div>
    <w:div w:id="2027708031">
      <w:bodyDiv w:val="1"/>
      <w:marLeft w:val="0"/>
      <w:marRight w:val="0"/>
      <w:marTop w:val="0"/>
      <w:marBottom w:val="0"/>
      <w:divBdr>
        <w:top w:val="none" w:sz="0" w:space="0" w:color="auto"/>
        <w:left w:val="none" w:sz="0" w:space="0" w:color="auto"/>
        <w:bottom w:val="none" w:sz="0" w:space="0" w:color="auto"/>
        <w:right w:val="none" w:sz="0" w:space="0" w:color="auto"/>
      </w:divBdr>
    </w:div>
    <w:div w:id="2032369529">
      <w:bodyDiv w:val="1"/>
      <w:marLeft w:val="0"/>
      <w:marRight w:val="0"/>
      <w:marTop w:val="0"/>
      <w:marBottom w:val="0"/>
      <w:divBdr>
        <w:top w:val="none" w:sz="0" w:space="0" w:color="auto"/>
        <w:left w:val="none" w:sz="0" w:space="0" w:color="auto"/>
        <w:bottom w:val="none" w:sz="0" w:space="0" w:color="auto"/>
        <w:right w:val="none" w:sz="0" w:space="0" w:color="auto"/>
      </w:divBdr>
    </w:div>
    <w:div w:id="2044942553">
      <w:bodyDiv w:val="1"/>
      <w:marLeft w:val="0"/>
      <w:marRight w:val="0"/>
      <w:marTop w:val="0"/>
      <w:marBottom w:val="0"/>
      <w:divBdr>
        <w:top w:val="none" w:sz="0" w:space="0" w:color="auto"/>
        <w:left w:val="none" w:sz="0" w:space="0" w:color="auto"/>
        <w:bottom w:val="none" w:sz="0" w:space="0" w:color="auto"/>
        <w:right w:val="none" w:sz="0" w:space="0" w:color="auto"/>
      </w:divBdr>
    </w:div>
    <w:div w:id="2047442402">
      <w:bodyDiv w:val="1"/>
      <w:marLeft w:val="0"/>
      <w:marRight w:val="0"/>
      <w:marTop w:val="0"/>
      <w:marBottom w:val="0"/>
      <w:divBdr>
        <w:top w:val="none" w:sz="0" w:space="0" w:color="auto"/>
        <w:left w:val="none" w:sz="0" w:space="0" w:color="auto"/>
        <w:bottom w:val="none" w:sz="0" w:space="0" w:color="auto"/>
        <w:right w:val="none" w:sz="0" w:space="0" w:color="auto"/>
      </w:divBdr>
    </w:div>
    <w:div w:id="2047833282">
      <w:bodyDiv w:val="1"/>
      <w:marLeft w:val="0"/>
      <w:marRight w:val="0"/>
      <w:marTop w:val="0"/>
      <w:marBottom w:val="0"/>
      <w:divBdr>
        <w:top w:val="none" w:sz="0" w:space="0" w:color="auto"/>
        <w:left w:val="none" w:sz="0" w:space="0" w:color="auto"/>
        <w:bottom w:val="none" w:sz="0" w:space="0" w:color="auto"/>
        <w:right w:val="none" w:sz="0" w:space="0" w:color="auto"/>
      </w:divBdr>
    </w:div>
    <w:div w:id="2064479308">
      <w:bodyDiv w:val="1"/>
      <w:marLeft w:val="0"/>
      <w:marRight w:val="0"/>
      <w:marTop w:val="0"/>
      <w:marBottom w:val="0"/>
      <w:divBdr>
        <w:top w:val="none" w:sz="0" w:space="0" w:color="auto"/>
        <w:left w:val="none" w:sz="0" w:space="0" w:color="auto"/>
        <w:bottom w:val="none" w:sz="0" w:space="0" w:color="auto"/>
        <w:right w:val="none" w:sz="0" w:space="0" w:color="auto"/>
      </w:divBdr>
    </w:div>
    <w:div w:id="2067877625">
      <w:bodyDiv w:val="1"/>
      <w:marLeft w:val="0"/>
      <w:marRight w:val="0"/>
      <w:marTop w:val="0"/>
      <w:marBottom w:val="0"/>
      <w:divBdr>
        <w:top w:val="none" w:sz="0" w:space="0" w:color="auto"/>
        <w:left w:val="none" w:sz="0" w:space="0" w:color="auto"/>
        <w:bottom w:val="none" w:sz="0" w:space="0" w:color="auto"/>
        <w:right w:val="none" w:sz="0" w:space="0" w:color="auto"/>
      </w:divBdr>
      <w:divsChild>
        <w:div w:id="617028076">
          <w:marLeft w:val="0"/>
          <w:marRight w:val="0"/>
          <w:marTop w:val="0"/>
          <w:marBottom w:val="0"/>
          <w:divBdr>
            <w:top w:val="none" w:sz="0" w:space="0" w:color="auto"/>
            <w:left w:val="none" w:sz="0" w:space="0" w:color="auto"/>
            <w:bottom w:val="none" w:sz="0" w:space="0" w:color="auto"/>
            <w:right w:val="none" w:sz="0" w:space="0" w:color="auto"/>
          </w:divBdr>
        </w:div>
      </w:divsChild>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091542205">
      <w:bodyDiv w:val="1"/>
      <w:marLeft w:val="0"/>
      <w:marRight w:val="0"/>
      <w:marTop w:val="0"/>
      <w:marBottom w:val="0"/>
      <w:divBdr>
        <w:top w:val="none" w:sz="0" w:space="0" w:color="auto"/>
        <w:left w:val="none" w:sz="0" w:space="0" w:color="auto"/>
        <w:bottom w:val="none" w:sz="0" w:space="0" w:color="auto"/>
        <w:right w:val="none" w:sz="0" w:space="0" w:color="auto"/>
      </w:divBdr>
    </w:div>
    <w:div w:id="2095124035">
      <w:bodyDiv w:val="1"/>
      <w:marLeft w:val="0"/>
      <w:marRight w:val="0"/>
      <w:marTop w:val="0"/>
      <w:marBottom w:val="0"/>
      <w:divBdr>
        <w:top w:val="none" w:sz="0" w:space="0" w:color="auto"/>
        <w:left w:val="none" w:sz="0" w:space="0" w:color="auto"/>
        <w:bottom w:val="none" w:sz="0" w:space="0" w:color="auto"/>
        <w:right w:val="none" w:sz="0" w:space="0" w:color="auto"/>
      </w:divBdr>
    </w:div>
    <w:div w:id="2101369531">
      <w:bodyDiv w:val="1"/>
      <w:marLeft w:val="0"/>
      <w:marRight w:val="0"/>
      <w:marTop w:val="0"/>
      <w:marBottom w:val="0"/>
      <w:divBdr>
        <w:top w:val="none" w:sz="0" w:space="0" w:color="auto"/>
        <w:left w:val="none" w:sz="0" w:space="0" w:color="auto"/>
        <w:bottom w:val="none" w:sz="0" w:space="0" w:color="auto"/>
        <w:right w:val="none" w:sz="0" w:space="0" w:color="auto"/>
      </w:divBdr>
    </w:div>
    <w:div w:id="2112622804">
      <w:bodyDiv w:val="1"/>
      <w:marLeft w:val="0"/>
      <w:marRight w:val="0"/>
      <w:marTop w:val="0"/>
      <w:marBottom w:val="0"/>
      <w:divBdr>
        <w:top w:val="none" w:sz="0" w:space="0" w:color="auto"/>
        <w:left w:val="none" w:sz="0" w:space="0" w:color="auto"/>
        <w:bottom w:val="none" w:sz="0" w:space="0" w:color="auto"/>
        <w:right w:val="none" w:sz="0" w:space="0" w:color="auto"/>
      </w:divBdr>
    </w:div>
    <w:div w:id="2115517844">
      <w:bodyDiv w:val="1"/>
      <w:marLeft w:val="0"/>
      <w:marRight w:val="0"/>
      <w:marTop w:val="0"/>
      <w:marBottom w:val="0"/>
      <w:divBdr>
        <w:top w:val="none" w:sz="0" w:space="0" w:color="auto"/>
        <w:left w:val="none" w:sz="0" w:space="0" w:color="auto"/>
        <w:bottom w:val="none" w:sz="0" w:space="0" w:color="auto"/>
        <w:right w:val="none" w:sz="0" w:space="0" w:color="auto"/>
      </w:divBdr>
    </w:div>
    <w:div w:id="2134133422">
      <w:bodyDiv w:val="1"/>
      <w:marLeft w:val="0"/>
      <w:marRight w:val="0"/>
      <w:marTop w:val="0"/>
      <w:marBottom w:val="0"/>
      <w:divBdr>
        <w:top w:val="none" w:sz="0" w:space="0" w:color="auto"/>
        <w:left w:val="none" w:sz="0" w:space="0" w:color="auto"/>
        <w:bottom w:val="none" w:sz="0" w:space="0" w:color="auto"/>
        <w:right w:val="none" w:sz="0" w:space="0" w:color="auto"/>
      </w:divBdr>
    </w:div>
    <w:div w:id="2135442094">
      <w:bodyDiv w:val="1"/>
      <w:marLeft w:val="0"/>
      <w:marRight w:val="0"/>
      <w:marTop w:val="0"/>
      <w:marBottom w:val="0"/>
      <w:divBdr>
        <w:top w:val="none" w:sz="0" w:space="0" w:color="auto"/>
        <w:left w:val="none" w:sz="0" w:space="0" w:color="auto"/>
        <w:bottom w:val="none" w:sz="0" w:space="0" w:color="auto"/>
        <w:right w:val="none" w:sz="0" w:space="0" w:color="auto"/>
      </w:divBdr>
    </w:div>
    <w:div w:id="213647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bif.org/sensitive-species-best-practices/master/en/"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yperlink" Target="https://doi.org/https://doi.org/10.1111/j.2041-210X.2011.00172.x" TargetMode="External"/><Relationship Id="rId26" Type="http://schemas.openxmlformats.org/officeDocument/2006/relationships/hyperlink" Target="https://CRAN.R-project.org/package=geosphere" TargetMode="External"/><Relationship Id="rId39" Type="http://schemas.openxmlformats.org/officeDocument/2006/relationships/hyperlink" Target="https://evolecolgroup.github.io/tidysdm/articles/a0_tidysdm_overview.html" TargetMode="External"/><Relationship Id="rId21" Type="http://schemas.openxmlformats.org/officeDocument/2006/relationships/hyperlink" Target="https://doi.org/https://doi.org/10.1071/WR97056" TargetMode="External"/><Relationship Id="rId34" Type="http://schemas.openxmlformats.org/officeDocument/2006/relationships/hyperlink" Target="https://www.tidymodels.org" TargetMode="External"/><Relationship Id="rId42" Type="http://schemas.openxmlformats.org/officeDocument/2006/relationships/hyperlink" Target="https://doi.org/https://doi.org/10.1016/S1040-6182(98)00070-6" TargetMode="External"/><Relationship Id="rId47" Type="http://schemas.openxmlformats.org/officeDocument/2006/relationships/hyperlink" Target="https://doi.org/https://doi.org/10.1038/ncomms10511" TargetMode="External"/><Relationship Id="rId50" Type="http://schemas.openxmlformats.org/officeDocument/2006/relationships/hyperlink" Target="https://doi.org/https://doi.org/10.1191/0959683605hl822rr" TargetMode="External"/><Relationship Id="rId55" Type="http://schemas.openxmlformats.org/officeDocument/2006/relationships/hyperlink" Target="https://doi.org/10.1186/1472-6785-9-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https://doi.org/10.1071/WR23140" TargetMode="External"/><Relationship Id="rId11" Type="http://schemas.microsoft.com/office/2018/08/relationships/commentsExtensible" Target="commentsExtensible.xml"/><Relationship Id="rId24" Type="http://schemas.openxmlformats.org/officeDocument/2006/relationships/hyperlink" Target="http://www.jstor.org/stable/2245459" TargetMode="External"/><Relationship Id="rId32" Type="http://schemas.openxmlformats.org/officeDocument/2006/relationships/hyperlink" Target="https://CRAN.R-project.org/package=dials" TargetMode="External"/><Relationship Id="rId37" Type="http://schemas.openxmlformats.org/officeDocument/2006/relationships/hyperlink" Target="https://doi.org/https://doi.org/10.1016/j.ecolmodel.2018.09.018" TargetMode="External"/><Relationship Id="rId40" Type="http://schemas.openxmlformats.org/officeDocument/2006/relationships/hyperlink" Target="https://doi.org/https://doi.org/10.1016/j.quaint.2022.05.009" TargetMode="External"/><Relationship Id="rId45" Type="http://schemas.openxmlformats.org/officeDocument/2006/relationships/hyperlink" Target="https://doi.org/10.32614/RJ-2018-009" TargetMode="External"/><Relationship Id="rId53" Type="http://schemas.openxmlformats.org/officeDocument/2006/relationships/hyperlink" Target="https://CRAN.R-project.org/package=purrr"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jmlr.org/papers/v19/18-416.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32942/X2XS32" TargetMode="External"/><Relationship Id="rId27" Type="http://schemas.openxmlformats.org/officeDocument/2006/relationships/hyperlink" Target="https://CRAN.R-project.org/package=terra" TargetMode="External"/><Relationship Id="rId30" Type="http://schemas.openxmlformats.org/officeDocument/2006/relationships/hyperlink" Target="https://CRAN.R-project.org/package=tune" TargetMode="External"/><Relationship Id="rId35" Type="http://schemas.openxmlformats.org/officeDocument/2006/relationships/hyperlink" Target="https://CRAN.R-project.org/package=tidysdm" TargetMode="External"/><Relationship Id="rId43" Type="http://schemas.openxmlformats.org/officeDocument/2006/relationships/hyperlink" Target="https://doi.org/https://doi.org/10.1006/jare.2001.0901" TargetMode="External"/><Relationship Id="rId48" Type="http://schemas.openxmlformats.org/officeDocument/2006/relationships/hyperlink" Target="https://journal.r-project.org/articles/RJ-2011-006/" TargetMode="External"/><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ggplot2.tidyverse.org"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21105/joss.05751" TargetMode="External"/><Relationship Id="rId33" Type="http://schemas.openxmlformats.org/officeDocument/2006/relationships/hyperlink" Target="https://CRAN.R-project.org/package=parsnip" TargetMode="External"/><Relationship Id="rId38" Type="http://schemas.openxmlformats.org/officeDocument/2006/relationships/hyperlink" Target="https://doi.org/https://doi.org/10.1046/j.0305-0270.2003.00987.x" TargetMode="External"/><Relationship Id="rId46" Type="http://schemas.openxmlformats.org/officeDocument/2006/relationships/hyperlink" Target="https://doi.org/10.1126/science.1214261" TargetMode="External"/><Relationship Id="rId20" Type="http://schemas.openxmlformats.org/officeDocument/2006/relationships/hyperlink" Target="https://doi.org/10.1007/0-306-47668-1_4" TargetMode="External"/><Relationship Id="rId41" Type="http://schemas.openxmlformats.org/officeDocument/2006/relationships/hyperlink" Target="https://doi.org/https://doi.org/10.1016/0031-0182(96)01113-3" TargetMode="External"/><Relationship Id="rId54" Type="http://schemas.openxmlformats.org/officeDocument/2006/relationships/hyperlink" Target="https://CRAN.R-project.org/package=tidy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CRAN.R-project.org/package=rsample" TargetMode="External"/><Relationship Id="rId28" Type="http://schemas.openxmlformats.org/officeDocument/2006/relationships/hyperlink" Target="https://doi.org/https://doi.org/10.1016/j.ecolmodel.2015.05.018" TargetMode="External"/><Relationship Id="rId36" Type="http://schemas.openxmlformats.org/officeDocument/2006/relationships/hyperlink" Target="https://doi.org/https://doi.org/10.1111/ecog.06481" TargetMode="External"/><Relationship Id="rId49" Type="http://schemas.openxmlformats.org/officeDocument/2006/relationships/hyperlink" Target="https://doi.org/10.1126/science.204.4394.70" TargetMode="External"/><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hyperlink" Target="https://CRAN.R-project.org/package=workflowsets" TargetMode="External"/><Relationship Id="rId44" Type="http://schemas.openxmlformats.org/officeDocument/2006/relationships/hyperlink" Target="https://doi.org/https://doi.org/10.1006/qres.1993.1041" TargetMode="External"/><Relationship Id="rId52" Type="http://schemas.openxmlformats.org/officeDocument/2006/relationships/hyperlink" Target="https://CRAN.R-project.org/package=dply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42FC1-6FCB-A54E-B153-8F4728B58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10529</TotalTime>
  <Pages>45</Pages>
  <Words>23822</Words>
  <Characters>135792</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Kraehe</dc:creator>
  <cp:keywords/>
  <dc:description/>
  <cp:lastModifiedBy>Annie Kraehe</cp:lastModifiedBy>
  <cp:revision>5</cp:revision>
  <cp:lastPrinted>2025-05-19T01:27:00Z</cp:lastPrinted>
  <dcterms:created xsi:type="dcterms:W3CDTF">2025-05-16T07:47:00Z</dcterms:created>
  <dcterms:modified xsi:type="dcterms:W3CDTF">2025-05-27T03:39:00Z</dcterms:modified>
</cp:coreProperties>
</file>